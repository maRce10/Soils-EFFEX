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0E707" w14:textId="69B9B3FE" w:rsidR="00FE7EE7" w:rsidRPr="00CF2EA4" w:rsidRDefault="00FE7EE7" w:rsidP="00621C67">
      <w:pPr>
        <w:suppressLineNumbers/>
        <w:spacing w:line="480" w:lineRule="auto"/>
        <w:rPr>
          <w:b/>
          <w:bCs/>
          <w:lang w:val="en-GB"/>
        </w:rPr>
      </w:pPr>
      <w:r w:rsidRPr="00CF2EA4">
        <w:rPr>
          <w:b/>
          <w:bCs/>
          <w:lang w:val="en-GB"/>
        </w:rPr>
        <w:t>Title</w:t>
      </w:r>
      <w:r w:rsidRPr="00CF2EA4">
        <w:rPr>
          <w:lang w:val="en-GB"/>
        </w:rPr>
        <w:t xml:space="preserve">: The evolution of </w:t>
      </w:r>
      <w:r w:rsidR="00533BC3" w:rsidRPr="00CF2EA4">
        <w:rPr>
          <w:lang w:val="en-GB"/>
        </w:rPr>
        <w:t xml:space="preserve">sexually </w:t>
      </w:r>
      <w:r w:rsidRPr="00CF2EA4">
        <w:rPr>
          <w:lang w:val="en-GB"/>
        </w:rPr>
        <w:t xml:space="preserve">dimorphic traits in </w:t>
      </w:r>
      <w:r w:rsidR="00533BC3" w:rsidRPr="00CF2EA4">
        <w:rPr>
          <w:lang w:val="en-GB"/>
        </w:rPr>
        <w:t>ecological</w:t>
      </w:r>
      <w:r w:rsidRPr="00CF2EA4">
        <w:rPr>
          <w:lang w:val="en-GB"/>
        </w:rPr>
        <w:t xml:space="preserve"> gradients: an interplay between natural and sexual selection in hummingbirds</w:t>
      </w:r>
    </w:p>
    <w:p w14:paraId="1EFBBF67" w14:textId="77777777" w:rsidR="00FE7EE7" w:rsidRPr="00CF2EA4" w:rsidRDefault="00FE7EE7" w:rsidP="00621C67">
      <w:pPr>
        <w:suppressLineNumbers/>
        <w:spacing w:line="480" w:lineRule="auto"/>
        <w:rPr>
          <w:lang w:val="en-GB"/>
        </w:rPr>
      </w:pPr>
    </w:p>
    <w:p w14:paraId="3AEA8D50" w14:textId="77777777" w:rsidR="00FE7EE7" w:rsidRPr="00CF2EA4" w:rsidRDefault="00FE7EE7" w:rsidP="00621C67">
      <w:pPr>
        <w:suppressLineNumbers/>
        <w:spacing w:line="480" w:lineRule="auto"/>
        <w:rPr>
          <w:b/>
          <w:bCs/>
          <w:lang w:val="en-GB"/>
        </w:rPr>
      </w:pPr>
      <w:r w:rsidRPr="00CF2EA4">
        <w:rPr>
          <w:b/>
          <w:bCs/>
          <w:lang w:val="en-GB"/>
        </w:rPr>
        <w:t xml:space="preserve">Authors and affiliations: </w:t>
      </w:r>
    </w:p>
    <w:p w14:paraId="533C070F" w14:textId="77777777" w:rsidR="00FE7EE7" w:rsidRPr="00CF2EA4" w:rsidRDefault="00FE7EE7" w:rsidP="00621C67">
      <w:pPr>
        <w:suppressLineNumbers/>
        <w:spacing w:line="480" w:lineRule="auto"/>
        <w:rPr>
          <w:vertAlign w:val="superscript"/>
          <w:lang w:val="en-GB"/>
        </w:rPr>
      </w:pPr>
      <w:r w:rsidRPr="00CF2EA4">
        <w:rPr>
          <w:lang w:val="en-GB"/>
        </w:rPr>
        <w:t>Diego F. Beltrán</w:t>
      </w:r>
      <w:r w:rsidRPr="00CF2EA4">
        <w:rPr>
          <w:vertAlign w:val="superscript"/>
          <w:lang w:val="en-GB"/>
        </w:rPr>
        <w:t>1</w:t>
      </w:r>
      <w:r w:rsidRPr="00CF2EA4">
        <w:rPr>
          <w:lang w:val="en-GB"/>
        </w:rPr>
        <w:t>, Marcelo Araya-Salas</w:t>
      </w:r>
      <w:r w:rsidRPr="00CF2EA4">
        <w:rPr>
          <w:vertAlign w:val="superscript"/>
          <w:lang w:val="en-GB"/>
        </w:rPr>
        <w:t>2,3</w:t>
      </w:r>
      <w:r w:rsidRPr="00CF2EA4">
        <w:rPr>
          <w:lang w:val="en-GB"/>
        </w:rPr>
        <w:t>, Juan L. Parra</w:t>
      </w:r>
      <w:r w:rsidRPr="00CF2EA4">
        <w:rPr>
          <w:vertAlign w:val="superscript"/>
          <w:lang w:val="en-GB"/>
        </w:rPr>
        <w:t>4</w:t>
      </w:r>
      <w:r w:rsidRPr="00CF2EA4">
        <w:rPr>
          <w:lang w:val="en-GB"/>
        </w:rPr>
        <w:t>, F. Gary Stiles</w:t>
      </w:r>
      <w:r w:rsidRPr="00CF2EA4">
        <w:rPr>
          <w:vertAlign w:val="superscript"/>
          <w:lang w:val="en-GB"/>
        </w:rPr>
        <w:t>5</w:t>
      </w:r>
      <w:r w:rsidRPr="00CF2EA4">
        <w:rPr>
          <w:lang w:val="en-GB"/>
        </w:rPr>
        <w:t xml:space="preserve"> and Alejandro Rico-Guevara</w:t>
      </w:r>
      <w:r w:rsidRPr="00CF2EA4">
        <w:rPr>
          <w:vertAlign w:val="superscript"/>
          <w:lang w:val="en-GB"/>
        </w:rPr>
        <w:t>1,6*</w:t>
      </w:r>
    </w:p>
    <w:p w14:paraId="40E7B1DA" w14:textId="77777777" w:rsidR="00FE7EE7" w:rsidRPr="00CF2EA4" w:rsidRDefault="00FE7EE7" w:rsidP="00621C67">
      <w:pPr>
        <w:suppressLineNumbers/>
        <w:spacing w:line="480" w:lineRule="auto"/>
        <w:rPr>
          <w:vertAlign w:val="superscript"/>
          <w:lang w:val="en-GB"/>
        </w:rPr>
      </w:pPr>
    </w:p>
    <w:p w14:paraId="139EC526" w14:textId="77777777" w:rsidR="00FE7EE7" w:rsidRPr="00CF2EA4" w:rsidRDefault="00FE7EE7" w:rsidP="00621C67">
      <w:pPr>
        <w:suppressLineNumbers/>
        <w:spacing w:line="480" w:lineRule="auto"/>
        <w:rPr>
          <w:lang w:val="en-GB"/>
        </w:rPr>
      </w:pPr>
      <w:r w:rsidRPr="00CF2EA4">
        <w:rPr>
          <w:vertAlign w:val="superscript"/>
          <w:lang w:val="en-GB"/>
        </w:rPr>
        <w:t>1</w:t>
      </w:r>
      <w:r w:rsidRPr="00CF2EA4">
        <w:rPr>
          <w:lang w:val="en-GB"/>
        </w:rPr>
        <w:t xml:space="preserve">Department of Biology, University of Washington, Seattle, WA 98195, USA </w:t>
      </w:r>
    </w:p>
    <w:p w14:paraId="4CFE0B2F" w14:textId="77777777" w:rsidR="00FE7EE7" w:rsidRPr="00CF2EA4" w:rsidRDefault="00FE7EE7" w:rsidP="00621C67">
      <w:pPr>
        <w:suppressLineNumbers/>
        <w:spacing w:line="480" w:lineRule="auto"/>
        <w:rPr>
          <w:lang w:val="es-ES"/>
        </w:rPr>
      </w:pPr>
      <w:r w:rsidRPr="00CF2EA4">
        <w:rPr>
          <w:vertAlign w:val="superscript"/>
          <w:lang w:val="es-ES"/>
        </w:rPr>
        <w:t>2</w:t>
      </w:r>
      <w:r w:rsidRPr="00CF2EA4">
        <w:rPr>
          <w:lang w:val="es-ES"/>
        </w:rPr>
        <w:t>Centro de Investigación en Neurociencias, Universidad de Costa Rica, San José, Costa Rica</w:t>
      </w:r>
    </w:p>
    <w:p w14:paraId="48FFF5BF" w14:textId="77777777" w:rsidR="00FE7EE7" w:rsidRPr="00CF2EA4" w:rsidRDefault="00FE7EE7" w:rsidP="00621C67">
      <w:pPr>
        <w:suppressLineNumbers/>
        <w:spacing w:line="480" w:lineRule="auto"/>
        <w:rPr>
          <w:lang w:val="es-ES"/>
        </w:rPr>
      </w:pPr>
      <w:r w:rsidRPr="00CF2EA4">
        <w:rPr>
          <w:vertAlign w:val="superscript"/>
          <w:lang w:val="es-ES"/>
        </w:rPr>
        <w:t>3</w:t>
      </w:r>
      <w:r w:rsidRPr="00CF2EA4">
        <w:rPr>
          <w:lang w:val="es-ES"/>
        </w:rPr>
        <w:t>Escuela de Biología, Universidad de Costa Rica, San José, Costa Rica</w:t>
      </w:r>
    </w:p>
    <w:p w14:paraId="1E837AE7" w14:textId="77777777" w:rsidR="00FE7EE7" w:rsidRPr="00CF2EA4" w:rsidRDefault="00FE7EE7" w:rsidP="00621C67">
      <w:pPr>
        <w:suppressLineNumbers/>
        <w:spacing w:line="480" w:lineRule="auto"/>
        <w:rPr>
          <w:lang w:val="es-ES"/>
        </w:rPr>
      </w:pPr>
      <w:r w:rsidRPr="00CF2EA4">
        <w:rPr>
          <w:vertAlign w:val="superscript"/>
          <w:lang w:val="es-ES"/>
        </w:rPr>
        <w:t>4</w:t>
      </w:r>
      <w:r w:rsidRPr="00CF2EA4">
        <w:rPr>
          <w:lang w:val="es-ES"/>
        </w:rPr>
        <w:t>Grupo de Ecología y Evolución de Vertebrados, Instituto de Biología, Universidad de Antioquia, Medellín, Colombia</w:t>
      </w:r>
    </w:p>
    <w:p w14:paraId="350EB394" w14:textId="77777777" w:rsidR="00FE7EE7" w:rsidRPr="00CF2EA4" w:rsidRDefault="00FE7EE7" w:rsidP="00621C67">
      <w:pPr>
        <w:suppressLineNumbers/>
        <w:spacing w:line="480" w:lineRule="auto"/>
        <w:rPr>
          <w:lang w:val="es-ES"/>
        </w:rPr>
      </w:pPr>
      <w:r w:rsidRPr="00CF2EA4">
        <w:rPr>
          <w:vertAlign w:val="superscript"/>
          <w:lang w:val="es-ES"/>
        </w:rPr>
        <w:t>5</w:t>
      </w:r>
      <w:r w:rsidRPr="00CF2EA4">
        <w:rPr>
          <w:lang w:val="es-ES"/>
        </w:rPr>
        <w:t>Instituto de Ciencias Naturales, Universidad Nacional de Colombia, Bogotá D.C., Colombia</w:t>
      </w:r>
    </w:p>
    <w:p w14:paraId="100C0F6F" w14:textId="77777777" w:rsidR="00FE7EE7" w:rsidRPr="00CF2EA4" w:rsidRDefault="00FE7EE7" w:rsidP="00621C67">
      <w:pPr>
        <w:suppressLineNumbers/>
        <w:spacing w:line="480" w:lineRule="auto"/>
        <w:rPr>
          <w:lang w:val="en-GB"/>
        </w:rPr>
      </w:pPr>
      <w:r w:rsidRPr="00CF2EA4">
        <w:rPr>
          <w:vertAlign w:val="superscript"/>
          <w:lang w:val="en-GB"/>
        </w:rPr>
        <w:t>6</w:t>
      </w:r>
      <w:r w:rsidRPr="00CF2EA4">
        <w:rPr>
          <w:lang w:val="en-GB"/>
        </w:rPr>
        <w:t>Burke Museum of Natural History and Culture, University of Washington, Seattle, WA 98105, USA</w:t>
      </w:r>
    </w:p>
    <w:p w14:paraId="39B8C08F" w14:textId="77777777" w:rsidR="00FE7EE7" w:rsidRPr="00CF2EA4" w:rsidRDefault="00FE7EE7" w:rsidP="00621C67">
      <w:pPr>
        <w:suppressLineNumbers/>
        <w:spacing w:line="480" w:lineRule="auto"/>
        <w:rPr>
          <w:lang w:val="en-GB"/>
        </w:rPr>
      </w:pPr>
    </w:p>
    <w:p w14:paraId="7FC0005E" w14:textId="77777777" w:rsidR="00FE7EE7" w:rsidRPr="00CF2EA4" w:rsidRDefault="00FE7EE7" w:rsidP="00621C67">
      <w:pPr>
        <w:suppressLineNumbers/>
        <w:spacing w:line="480" w:lineRule="auto"/>
        <w:rPr>
          <w:lang w:val="es-ES"/>
        </w:rPr>
      </w:pPr>
      <w:r w:rsidRPr="00CF2EA4">
        <w:rPr>
          <w:lang w:val="es-ES"/>
        </w:rPr>
        <w:t>*</w:t>
      </w:r>
      <w:proofErr w:type="spellStart"/>
      <w:r w:rsidRPr="00CF2EA4">
        <w:rPr>
          <w:lang w:val="es-ES"/>
        </w:rPr>
        <w:t>Author</w:t>
      </w:r>
      <w:proofErr w:type="spellEnd"/>
      <w:r w:rsidRPr="00CF2EA4">
        <w:rPr>
          <w:lang w:val="es-ES"/>
        </w:rPr>
        <w:t xml:space="preserve"> </w:t>
      </w:r>
      <w:proofErr w:type="spellStart"/>
      <w:r w:rsidRPr="00CF2EA4">
        <w:rPr>
          <w:lang w:val="es-ES"/>
        </w:rPr>
        <w:t>for</w:t>
      </w:r>
      <w:proofErr w:type="spellEnd"/>
      <w:r w:rsidRPr="00CF2EA4">
        <w:rPr>
          <w:lang w:val="es-ES"/>
        </w:rPr>
        <w:t xml:space="preserve"> </w:t>
      </w:r>
      <w:proofErr w:type="spellStart"/>
      <w:r w:rsidRPr="00CF2EA4">
        <w:rPr>
          <w:lang w:val="es-ES"/>
        </w:rPr>
        <w:t>correspondence</w:t>
      </w:r>
      <w:proofErr w:type="spellEnd"/>
      <w:r w:rsidRPr="00CF2EA4">
        <w:rPr>
          <w:lang w:val="es-ES"/>
        </w:rPr>
        <w:t xml:space="preserve"> </w:t>
      </w:r>
    </w:p>
    <w:p w14:paraId="03DB0EDD" w14:textId="77777777" w:rsidR="00FE7EE7" w:rsidRPr="00CF2EA4" w:rsidRDefault="00FE7EE7" w:rsidP="00621C67">
      <w:pPr>
        <w:suppressLineNumbers/>
        <w:spacing w:line="480" w:lineRule="auto"/>
        <w:rPr>
          <w:lang w:val="es-ES"/>
        </w:rPr>
      </w:pPr>
      <w:r w:rsidRPr="00CF2EA4">
        <w:rPr>
          <w:lang w:val="es-ES"/>
        </w:rPr>
        <w:t>Alejandro Rico-Guevara (colibri@uw.edu)</w:t>
      </w:r>
    </w:p>
    <w:p w14:paraId="05D5D961" w14:textId="77777777" w:rsidR="00FE7EE7" w:rsidRPr="00CF2EA4" w:rsidRDefault="00FE7EE7" w:rsidP="00621C67">
      <w:pPr>
        <w:suppressLineNumbers/>
        <w:spacing w:line="480" w:lineRule="auto"/>
        <w:rPr>
          <w:lang w:val="es-ES"/>
        </w:rPr>
      </w:pPr>
    </w:p>
    <w:p w14:paraId="78010E57" w14:textId="7DDECC1D" w:rsidR="00FE7EE7" w:rsidRPr="00CF2EA4" w:rsidRDefault="00FE7EE7" w:rsidP="00621C67">
      <w:pPr>
        <w:suppressLineNumbers/>
        <w:spacing w:line="480" w:lineRule="auto"/>
        <w:rPr>
          <w:b/>
          <w:bCs/>
          <w:lang w:val="en-GB"/>
        </w:rPr>
      </w:pPr>
      <w:r w:rsidRPr="00CF2EA4">
        <w:rPr>
          <w:b/>
          <w:bCs/>
          <w:lang w:val="en-GB"/>
        </w:rPr>
        <w:t>ORCID</w:t>
      </w:r>
      <w:r w:rsidR="000D58D4" w:rsidRPr="00CF2EA4">
        <w:rPr>
          <w:b/>
          <w:bCs/>
          <w:lang w:val="en-GB"/>
        </w:rPr>
        <w:t>s</w:t>
      </w:r>
      <w:r w:rsidRPr="00CF2EA4">
        <w:rPr>
          <w:b/>
          <w:bCs/>
          <w:lang w:val="en-GB"/>
        </w:rPr>
        <w:t xml:space="preserve"> and emails:</w:t>
      </w:r>
    </w:p>
    <w:p w14:paraId="5B9010F8" w14:textId="77777777" w:rsidR="00FE7EE7" w:rsidRPr="00CF2EA4" w:rsidRDefault="00FE7EE7" w:rsidP="00621C67">
      <w:pPr>
        <w:suppressLineNumbers/>
        <w:spacing w:line="480" w:lineRule="auto"/>
        <w:rPr>
          <w:lang w:val="en-GB"/>
        </w:rPr>
      </w:pPr>
      <w:r w:rsidRPr="00CF2EA4">
        <w:rPr>
          <w:lang w:val="en-GB"/>
        </w:rPr>
        <w:t>DFB 0000-0002-6054-4216 (diegofbelttran@gmail.com)</w:t>
      </w:r>
    </w:p>
    <w:p w14:paraId="40E7F38E" w14:textId="77777777" w:rsidR="00FE7EE7" w:rsidRPr="00CF2EA4" w:rsidRDefault="00FE7EE7" w:rsidP="00621C67">
      <w:pPr>
        <w:suppressLineNumbers/>
        <w:spacing w:line="480" w:lineRule="auto"/>
        <w:rPr>
          <w:rStyle w:val="Strong"/>
          <w:b w:val="0"/>
          <w:bCs w:val="0"/>
          <w:color w:val="000000" w:themeColor="text1"/>
          <w:lang w:val="es-ES"/>
        </w:rPr>
      </w:pPr>
      <w:r w:rsidRPr="00CF2EA4">
        <w:rPr>
          <w:lang w:val="es-ES"/>
        </w:rPr>
        <w:t xml:space="preserve">MAS </w:t>
      </w:r>
      <w:r w:rsidRPr="00CF2EA4">
        <w:rPr>
          <w:rStyle w:val="Strong"/>
          <w:b w:val="0"/>
          <w:bCs w:val="0"/>
          <w:color w:val="000000" w:themeColor="text1"/>
          <w:lang w:val="es-ES"/>
        </w:rPr>
        <w:t>00000-0003-3594-619X (</w:t>
      </w:r>
      <w:r w:rsidRPr="00CF2EA4">
        <w:rPr>
          <w:color w:val="000000" w:themeColor="text1"/>
          <w:lang w:val="es-ES"/>
        </w:rPr>
        <w:t>marcelo.araya@ucr.ac.cr</w:t>
      </w:r>
      <w:r w:rsidRPr="00CF2EA4">
        <w:rPr>
          <w:rStyle w:val="Strong"/>
          <w:b w:val="0"/>
          <w:bCs w:val="0"/>
          <w:color w:val="000000" w:themeColor="text1"/>
          <w:lang w:val="es-ES"/>
        </w:rPr>
        <w:t>)</w:t>
      </w:r>
    </w:p>
    <w:p w14:paraId="1D7752EC" w14:textId="77777777" w:rsidR="00FE7EE7" w:rsidRPr="00CF2EA4" w:rsidRDefault="00FE7EE7" w:rsidP="00621C67">
      <w:pPr>
        <w:suppressLineNumbers/>
        <w:spacing w:line="480" w:lineRule="auto"/>
        <w:rPr>
          <w:lang w:val="en-GB"/>
        </w:rPr>
      </w:pPr>
      <w:r w:rsidRPr="00CF2EA4">
        <w:rPr>
          <w:rStyle w:val="Strong"/>
          <w:b w:val="0"/>
          <w:bCs w:val="0"/>
          <w:color w:val="000000" w:themeColor="text1"/>
          <w:lang w:val="en-GB"/>
        </w:rPr>
        <w:t xml:space="preserve">JLP </w:t>
      </w:r>
      <w:r w:rsidRPr="00CF2EA4">
        <w:rPr>
          <w:lang w:val="en-GB"/>
        </w:rPr>
        <w:t xml:space="preserve">0000-0002-5689-1872 (juanl.parra@udea.edu.co) </w:t>
      </w:r>
    </w:p>
    <w:p w14:paraId="05B4F464" w14:textId="0C94F15E" w:rsidR="00FE7EE7" w:rsidRPr="00CF2EA4" w:rsidRDefault="00FE7EE7" w:rsidP="00621C67">
      <w:pPr>
        <w:suppressLineNumbers/>
        <w:spacing w:line="480" w:lineRule="auto"/>
        <w:rPr>
          <w:lang w:val="en-GB"/>
          <w:rPrChange w:id="0" w:author="Diego Fabian Beltran Segura" w:date="2022-08-26T11:48:00Z">
            <w:rPr/>
          </w:rPrChange>
        </w:rPr>
      </w:pPr>
      <w:r w:rsidRPr="00CF2EA4">
        <w:rPr>
          <w:lang w:val="en-GB"/>
        </w:rPr>
        <w:lastRenderedPageBreak/>
        <w:t xml:space="preserve">FGS </w:t>
      </w:r>
      <w:r w:rsidR="00357406" w:rsidRPr="00CF2EA4">
        <w:rPr>
          <w:lang w:val="en-GB"/>
          <w:rPrChange w:id="1" w:author="Diego Fabian Beltran Segura" w:date="2022-08-26T11:48:00Z">
            <w:rPr/>
          </w:rPrChange>
        </w:rPr>
        <w:t>0000-0002-8707-3987</w:t>
      </w:r>
      <w:r w:rsidR="00357406" w:rsidRPr="00CF2EA4">
        <w:rPr>
          <w:lang w:val="en-GB"/>
          <w:rPrChange w:id="2" w:author="Diego Fabian Beltran Segura" w:date="2022-08-26T11:48:00Z">
            <w:rPr>
              <w:lang w:val="es-ES"/>
            </w:rPr>
          </w:rPrChange>
        </w:rPr>
        <w:t xml:space="preserve"> </w:t>
      </w:r>
      <w:r w:rsidRPr="00CF2EA4">
        <w:rPr>
          <w:lang w:val="en-GB"/>
        </w:rPr>
        <w:t>(</w:t>
      </w:r>
      <w:r w:rsidR="00662ABC" w:rsidRPr="00CF2EA4">
        <w:rPr>
          <w:lang w:val="en-GB"/>
        </w:rPr>
        <w:t>fgarystiles@gmail.com</w:t>
      </w:r>
      <w:r w:rsidRPr="00CF2EA4">
        <w:rPr>
          <w:lang w:val="en-GB"/>
        </w:rPr>
        <w:t>)</w:t>
      </w:r>
    </w:p>
    <w:p w14:paraId="347CC4A6" w14:textId="0E4C00FA" w:rsidR="00FE7EE7" w:rsidRPr="00CF2EA4" w:rsidRDefault="00FE7EE7" w:rsidP="00621C67">
      <w:pPr>
        <w:suppressLineNumbers/>
        <w:spacing w:line="480" w:lineRule="auto"/>
        <w:rPr>
          <w:lang w:val="en-GB"/>
        </w:rPr>
      </w:pPr>
      <w:r w:rsidRPr="00CF2EA4">
        <w:rPr>
          <w:lang w:val="en-GB"/>
        </w:rPr>
        <w:t>ARG 0000-0003-4067-5312 (colibri@uw.edu)</w:t>
      </w:r>
    </w:p>
    <w:p w14:paraId="47A2F7C9" w14:textId="77777777" w:rsidR="00FE7EE7" w:rsidRPr="00CF2EA4" w:rsidRDefault="00FE7EE7" w:rsidP="00621C67">
      <w:pPr>
        <w:suppressLineNumbers/>
        <w:spacing w:line="480" w:lineRule="auto"/>
        <w:rPr>
          <w:b/>
          <w:bCs/>
          <w:color w:val="000000"/>
          <w:lang w:val="en-GB"/>
        </w:rPr>
      </w:pPr>
    </w:p>
    <w:p w14:paraId="5D2BF1A3" w14:textId="11537D70" w:rsidR="00695C08" w:rsidRPr="00CF2EA4" w:rsidRDefault="00695C08" w:rsidP="00621C67">
      <w:pPr>
        <w:suppressLineNumbers/>
        <w:spacing w:line="480" w:lineRule="auto"/>
        <w:rPr>
          <w:b/>
          <w:bCs/>
          <w:color w:val="000000"/>
          <w:lang w:val="en-GB"/>
        </w:rPr>
      </w:pPr>
    </w:p>
    <w:p w14:paraId="4AFFFC8A" w14:textId="59882594" w:rsidR="00FE7EE7" w:rsidRPr="00CF2EA4" w:rsidRDefault="00FE7EE7" w:rsidP="00621C67">
      <w:pPr>
        <w:suppressLineNumbers/>
        <w:spacing w:line="480" w:lineRule="auto"/>
        <w:rPr>
          <w:b/>
          <w:bCs/>
          <w:color w:val="000000"/>
          <w:lang w:val="en-GB"/>
        </w:rPr>
      </w:pPr>
    </w:p>
    <w:p w14:paraId="57168ABC" w14:textId="16D544B0" w:rsidR="00FE7EE7" w:rsidRPr="00CF2EA4" w:rsidRDefault="00FE7EE7" w:rsidP="00621C67">
      <w:pPr>
        <w:suppressLineNumbers/>
        <w:spacing w:line="480" w:lineRule="auto"/>
        <w:rPr>
          <w:b/>
          <w:bCs/>
          <w:color w:val="000000"/>
          <w:lang w:val="en-GB"/>
        </w:rPr>
      </w:pPr>
    </w:p>
    <w:p w14:paraId="0EB8C71E" w14:textId="61BB7FB2" w:rsidR="00FE7EE7" w:rsidRPr="00CF2EA4" w:rsidRDefault="00FE7EE7" w:rsidP="00621C67">
      <w:pPr>
        <w:suppressLineNumbers/>
        <w:spacing w:line="480" w:lineRule="auto"/>
        <w:rPr>
          <w:b/>
          <w:bCs/>
          <w:color w:val="000000"/>
          <w:lang w:val="en-GB"/>
        </w:rPr>
      </w:pPr>
    </w:p>
    <w:p w14:paraId="711EB989" w14:textId="42C0AFDC" w:rsidR="00FE7EE7" w:rsidRPr="00CF2EA4" w:rsidRDefault="00FE7EE7" w:rsidP="00621C67">
      <w:pPr>
        <w:suppressLineNumbers/>
        <w:spacing w:line="480" w:lineRule="auto"/>
        <w:rPr>
          <w:b/>
          <w:bCs/>
          <w:color w:val="000000"/>
          <w:lang w:val="en-GB"/>
        </w:rPr>
      </w:pPr>
    </w:p>
    <w:p w14:paraId="752764C2" w14:textId="03515E84" w:rsidR="00FE7EE7" w:rsidRPr="00CF2EA4" w:rsidRDefault="00FE7EE7" w:rsidP="00621C67">
      <w:pPr>
        <w:suppressLineNumbers/>
        <w:spacing w:line="480" w:lineRule="auto"/>
        <w:rPr>
          <w:b/>
          <w:bCs/>
          <w:color w:val="000000"/>
          <w:lang w:val="en-GB"/>
        </w:rPr>
      </w:pPr>
    </w:p>
    <w:p w14:paraId="63A3A121" w14:textId="17694B28" w:rsidR="00FE7EE7" w:rsidRPr="00CF2EA4" w:rsidRDefault="00FE7EE7" w:rsidP="00621C67">
      <w:pPr>
        <w:suppressLineNumbers/>
        <w:spacing w:line="480" w:lineRule="auto"/>
        <w:rPr>
          <w:b/>
          <w:bCs/>
          <w:color w:val="000000"/>
          <w:lang w:val="en-GB"/>
        </w:rPr>
      </w:pPr>
    </w:p>
    <w:p w14:paraId="3D74F1AF" w14:textId="4A688A3C" w:rsidR="00FE7EE7" w:rsidRPr="00CF2EA4" w:rsidRDefault="00FE7EE7" w:rsidP="00621C67">
      <w:pPr>
        <w:suppressLineNumbers/>
        <w:spacing w:line="480" w:lineRule="auto"/>
        <w:rPr>
          <w:b/>
          <w:bCs/>
          <w:color w:val="000000"/>
          <w:lang w:val="en-GB"/>
        </w:rPr>
      </w:pPr>
    </w:p>
    <w:p w14:paraId="278BFA76" w14:textId="40145277" w:rsidR="00FE7EE7" w:rsidRPr="00CF2EA4" w:rsidRDefault="00FE7EE7" w:rsidP="00621C67">
      <w:pPr>
        <w:suppressLineNumbers/>
        <w:spacing w:line="480" w:lineRule="auto"/>
        <w:rPr>
          <w:b/>
          <w:bCs/>
          <w:color w:val="000000"/>
          <w:lang w:val="en-GB"/>
        </w:rPr>
      </w:pPr>
    </w:p>
    <w:p w14:paraId="66AC71A6" w14:textId="0090E605" w:rsidR="00FE7EE7" w:rsidRPr="00CF2EA4" w:rsidRDefault="00FE7EE7" w:rsidP="00621C67">
      <w:pPr>
        <w:suppressLineNumbers/>
        <w:spacing w:line="480" w:lineRule="auto"/>
        <w:rPr>
          <w:b/>
          <w:bCs/>
          <w:color w:val="000000"/>
          <w:lang w:val="en-GB"/>
        </w:rPr>
      </w:pPr>
    </w:p>
    <w:p w14:paraId="51D4F2D5" w14:textId="7174A4E0" w:rsidR="00FE7EE7" w:rsidRPr="00CF2EA4" w:rsidRDefault="00FE7EE7" w:rsidP="00621C67">
      <w:pPr>
        <w:suppressLineNumbers/>
        <w:spacing w:line="480" w:lineRule="auto"/>
        <w:rPr>
          <w:b/>
          <w:bCs/>
          <w:color w:val="000000"/>
          <w:lang w:val="en-GB"/>
        </w:rPr>
      </w:pPr>
    </w:p>
    <w:p w14:paraId="22E62654" w14:textId="72592F37" w:rsidR="00FE7EE7" w:rsidRPr="00CF2EA4" w:rsidRDefault="00FE7EE7" w:rsidP="00621C67">
      <w:pPr>
        <w:suppressLineNumbers/>
        <w:spacing w:line="480" w:lineRule="auto"/>
        <w:rPr>
          <w:b/>
          <w:bCs/>
          <w:color w:val="000000"/>
          <w:lang w:val="en-GB"/>
        </w:rPr>
      </w:pPr>
    </w:p>
    <w:p w14:paraId="627554DA" w14:textId="4A452369" w:rsidR="00FE7EE7" w:rsidRPr="00CF2EA4" w:rsidRDefault="00FE7EE7" w:rsidP="00621C67">
      <w:pPr>
        <w:suppressLineNumbers/>
        <w:spacing w:line="480" w:lineRule="auto"/>
        <w:rPr>
          <w:b/>
          <w:bCs/>
          <w:color w:val="000000"/>
          <w:lang w:val="en-GB"/>
        </w:rPr>
      </w:pPr>
    </w:p>
    <w:p w14:paraId="596C426B" w14:textId="293CE375" w:rsidR="00FE7EE7" w:rsidRPr="00CF2EA4" w:rsidRDefault="00FE7EE7" w:rsidP="00621C67">
      <w:pPr>
        <w:suppressLineNumbers/>
        <w:spacing w:line="480" w:lineRule="auto"/>
        <w:rPr>
          <w:b/>
          <w:bCs/>
          <w:color w:val="000000"/>
          <w:lang w:val="en-GB"/>
        </w:rPr>
      </w:pPr>
    </w:p>
    <w:p w14:paraId="1FEEB827" w14:textId="241B6FEF" w:rsidR="00FE7EE7" w:rsidRPr="00CF2EA4" w:rsidRDefault="00FE7EE7" w:rsidP="00621C67">
      <w:pPr>
        <w:suppressLineNumbers/>
        <w:spacing w:line="480" w:lineRule="auto"/>
        <w:rPr>
          <w:b/>
          <w:bCs/>
          <w:color w:val="000000"/>
          <w:lang w:val="en-GB"/>
        </w:rPr>
      </w:pPr>
    </w:p>
    <w:p w14:paraId="4BA1ED67" w14:textId="1E1D707F" w:rsidR="00FE7EE7" w:rsidRPr="00CF2EA4" w:rsidRDefault="00FE7EE7" w:rsidP="00621C67">
      <w:pPr>
        <w:suppressLineNumbers/>
        <w:spacing w:line="480" w:lineRule="auto"/>
        <w:rPr>
          <w:b/>
          <w:bCs/>
          <w:color w:val="000000"/>
          <w:lang w:val="en-GB"/>
        </w:rPr>
      </w:pPr>
    </w:p>
    <w:p w14:paraId="6A717713" w14:textId="1DF203EC" w:rsidR="00FE7EE7" w:rsidRPr="00CF2EA4" w:rsidRDefault="00FE7EE7" w:rsidP="00621C67">
      <w:pPr>
        <w:suppressLineNumbers/>
        <w:spacing w:line="480" w:lineRule="auto"/>
        <w:rPr>
          <w:b/>
          <w:bCs/>
          <w:color w:val="000000"/>
          <w:lang w:val="en-GB"/>
        </w:rPr>
      </w:pPr>
    </w:p>
    <w:p w14:paraId="688D3D6A" w14:textId="0D79ECB1" w:rsidR="00FE7EE7" w:rsidRPr="00CF2EA4" w:rsidRDefault="00FE7EE7" w:rsidP="00621C67">
      <w:pPr>
        <w:suppressLineNumbers/>
        <w:spacing w:line="480" w:lineRule="auto"/>
        <w:rPr>
          <w:b/>
          <w:bCs/>
          <w:color w:val="000000"/>
          <w:lang w:val="en-GB"/>
        </w:rPr>
      </w:pPr>
    </w:p>
    <w:p w14:paraId="197A0C55" w14:textId="7A37DE09" w:rsidR="00FE7EE7" w:rsidRPr="00CF2EA4" w:rsidRDefault="00FE7EE7" w:rsidP="00621C67">
      <w:pPr>
        <w:suppressLineNumbers/>
        <w:spacing w:line="480" w:lineRule="auto"/>
        <w:rPr>
          <w:b/>
          <w:bCs/>
          <w:color w:val="000000"/>
          <w:lang w:val="en-GB"/>
        </w:rPr>
      </w:pPr>
    </w:p>
    <w:p w14:paraId="4C4DF236" w14:textId="77777777" w:rsidR="00FE7EE7" w:rsidRPr="00CF2EA4" w:rsidRDefault="00FE7EE7" w:rsidP="00621C67">
      <w:pPr>
        <w:suppressLineNumbers/>
        <w:spacing w:line="480" w:lineRule="auto"/>
        <w:rPr>
          <w:b/>
          <w:bCs/>
          <w:color w:val="000000"/>
          <w:lang w:val="en-GB"/>
        </w:rPr>
      </w:pPr>
    </w:p>
    <w:p w14:paraId="376DD718" w14:textId="5FF1E004" w:rsidR="0047780A" w:rsidRPr="00CF2EA4" w:rsidRDefault="0047780A" w:rsidP="00621C67">
      <w:pPr>
        <w:spacing w:line="480" w:lineRule="auto"/>
        <w:rPr>
          <w:b/>
          <w:bCs/>
          <w:color w:val="000000"/>
          <w:lang w:val="en-GB"/>
        </w:rPr>
      </w:pPr>
      <w:r w:rsidRPr="00CF2EA4">
        <w:rPr>
          <w:b/>
          <w:bCs/>
          <w:color w:val="000000"/>
          <w:lang w:val="en-GB"/>
        </w:rPr>
        <w:lastRenderedPageBreak/>
        <w:t>Abstract</w:t>
      </w:r>
    </w:p>
    <w:p w14:paraId="5B55E808" w14:textId="09B362FC" w:rsidR="0047780A" w:rsidRPr="00CF2EA4" w:rsidRDefault="0047780A" w:rsidP="00621C67">
      <w:pPr>
        <w:spacing w:line="480" w:lineRule="auto"/>
        <w:rPr>
          <w:b/>
          <w:bCs/>
          <w:color w:val="000000"/>
          <w:lang w:val="en-GB"/>
        </w:rPr>
      </w:pPr>
    </w:p>
    <w:p w14:paraId="6698FD46" w14:textId="34D2E0D1" w:rsidR="0047780A" w:rsidRPr="00CF2EA4" w:rsidRDefault="0037374B" w:rsidP="00621C67">
      <w:pPr>
        <w:spacing w:line="480" w:lineRule="auto"/>
        <w:rPr>
          <w:color w:val="000000"/>
          <w:lang w:val="en-GB"/>
        </w:rPr>
      </w:pPr>
      <w:r w:rsidRPr="00CF2EA4">
        <w:rPr>
          <w:color w:val="000000"/>
          <w:lang w:val="en-GB"/>
        </w:rPr>
        <w:t>A</w:t>
      </w:r>
      <w:r w:rsidR="00C6635E" w:rsidRPr="00CF2EA4">
        <w:rPr>
          <w:color w:val="000000"/>
          <w:lang w:val="en-GB"/>
        </w:rPr>
        <w:t xml:space="preserve">nimal traits that exhibit differences between sexes </w:t>
      </w:r>
      <w:r w:rsidRPr="00CF2EA4">
        <w:rPr>
          <w:color w:val="000000"/>
          <w:lang w:val="en-GB"/>
        </w:rPr>
        <w:t>have</w:t>
      </w:r>
      <w:r w:rsidR="00C6635E" w:rsidRPr="00CF2EA4">
        <w:rPr>
          <w:color w:val="000000"/>
          <w:lang w:val="en-GB"/>
        </w:rPr>
        <w:t xml:space="preserve"> been of special interest in the study of </w:t>
      </w:r>
      <w:r w:rsidRPr="00CF2EA4">
        <w:rPr>
          <w:color w:val="000000"/>
          <w:lang w:val="en-GB"/>
        </w:rPr>
        <w:t>phenotypic evolution</w:t>
      </w:r>
      <w:r w:rsidR="00C6635E" w:rsidRPr="00CF2EA4">
        <w:rPr>
          <w:color w:val="000000"/>
          <w:lang w:val="en-GB"/>
        </w:rPr>
        <w:t xml:space="preserve">. Classic hypotheses attribute the evolution of </w:t>
      </w:r>
      <w:r w:rsidR="007C5347" w:rsidRPr="00CF2EA4">
        <w:rPr>
          <w:color w:val="000000"/>
          <w:lang w:val="en-GB"/>
        </w:rPr>
        <w:t xml:space="preserve">sexually </w:t>
      </w:r>
      <w:r w:rsidR="00C6635E" w:rsidRPr="00CF2EA4">
        <w:rPr>
          <w:color w:val="000000"/>
          <w:lang w:val="en-GB"/>
        </w:rPr>
        <w:t xml:space="preserve">dimorphic traits to intrasexual competition and mate selection, </w:t>
      </w:r>
      <w:r w:rsidR="004D2BDD" w:rsidRPr="00CF2EA4">
        <w:rPr>
          <w:color w:val="000000"/>
          <w:lang w:val="en-GB"/>
        </w:rPr>
        <w:t>although</w:t>
      </w:r>
      <w:r w:rsidR="00C6635E" w:rsidRPr="00CF2EA4">
        <w:rPr>
          <w:color w:val="000000"/>
          <w:lang w:val="en-GB"/>
        </w:rPr>
        <w:t xml:space="preserve"> natural selection </w:t>
      </w:r>
      <w:r w:rsidR="004D2BDD" w:rsidRPr="00CF2EA4">
        <w:rPr>
          <w:color w:val="000000"/>
          <w:lang w:val="en-GB"/>
        </w:rPr>
        <w:t>may also act</w:t>
      </w:r>
      <w:r w:rsidR="00C6635E" w:rsidRPr="00CF2EA4">
        <w:rPr>
          <w:color w:val="000000"/>
          <w:lang w:val="en-GB"/>
        </w:rPr>
        <w:t xml:space="preserve"> differentially on the sexes </w:t>
      </w:r>
      <w:r w:rsidR="00CB2022" w:rsidRPr="00CF2EA4">
        <w:rPr>
          <w:color w:val="000000"/>
          <w:lang w:val="en-GB"/>
        </w:rPr>
        <w:t>to produce</w:t>
      </w:r>
      <w:r w:rsidR="00C6635E" w:rsidRPr="00CF2EA4">
        <w:rPr>
          <w:color w:val="000000"/>
          <w:lang w:val="en-GB"/>
        </w:rPr>
        <w:t xml:space="preserve"> dimorphi</w:t>
      </w:r>
      <w:r w:rsidR="00D901FF" w:rsidRPr="00CF2EA4">
        <w:rPr>
          <w:color w:val="000000"/>
          <w:lang w:val="en-GB"/>
        </w:rPr>
        <w:t>sm</w:t>
      </w:r>
      <w:r w:rsidR="00C6635E" w:rsidRPr="00CF2EA4">
        <w:rPr>
          <w:color w:val="000000"/>
          <w:lang w:val="en-GB"/>
        </w:rPr>
        <w:t xml:space="preserve">. Natural selection can act either through physiological and ecological constraints on </w:t>
      </w:r>
      <w:r w:rsidR="00C92DEE" w:rsidRPr="00CF2EA4">
        <w:rPr>
          <w:color w:val="000000"/>
          <w:lang w:val="en-GB"/>
        </w:rPr>
        <w:t>one of the sexes</w:t>
      </w:r>
      <w:r w:rsidR="00C6635E" w:rsidRPr="00CF2EA4">
        <w:rPr>
          <w:color w:val="000000"/>
          <w:lang w:val="en-GB"/>
        </w:rPr>
        <w:t xml:space="preserve">, or by limiting the strength of sexually selected trends. </w:t>
      </w:r>
      <w:r w:rsidR="00BC5640" w:rsidRPr="00CF2EA4">
        <w:rPr>
          <w:color w:val="000000"/>
          <w:lang w:val="en-GB"/>
        </w:rPr>
        <w:t xml:space="preserve">This hypothesis predicts an association between the degree of dimorphism and variation in the ecological environment. Here, we evaluate the variation in dimorphism across ecological gradients </w:t>
      </w:r>
      <w:r w:rsidR="00731149" w:rsidRPr="00CF2EA4">
        <w:rPr>
          <w:color w:val="000000"/>
          <w:lang w:val="en-GB"/>
        </w:rPr>
        <w:t>using rich databases of morphology, colo</w:t>
      </w:r>
      <w:r w:rsidR="007B267C" w:rsidRPr="00CF2EA4">
        <w:rPr>
          <w:color w:val="000000"/>
          <w:lang w:val="en-GB"/>
        </w:rPr>
        <w:t>u</w:t>
      </w:r>
      <w:r w:rsidR="00731149" w:rsidRPr="00CF2EA4">
        <w:rPr>
          <w:color w:val="000000"/>
          <w:lang w:val="en-GB"/>
        </w:rPr>
        <w:t xml:space="preserve">ration, and song for </w:t>
      </w:r>
      <w:r w:rsidR="00C17683" w:rsidRPr="00CF2EA4">
        <w:rPr>
          <w:color w:val="000000"/>
          <w:lang w:val="en-GB"/>
        </w:rPr>
        <w:t xml:space="preserve">up to </w:t>
      </w:r>
      <w:r w:rsidR="00EB7EAF" w:rsidRPr="00CF2EA4">
        <w:rPr>
          <w:color w:val="000000"/>
          <w:lang w:val="en-GB"/>
        </w:rPr>
        <w:t>224</w:t>
      </w:r>
      <w:r w:rsidR="00156066" w:rsidRPr="00CF2EA4">
        <w:rPr>
          <w:color w:val="000000"/>
          <w:lang w:val="en-GB"/>
        </w:rPr>
        <w:t xml:space="preserve"> </w:t>
      </w:r>
      <w:r w:rsidR="00731149" w:rsidRPr="00CF2EA4">
        <w:rPr>
          <w:color w:val="000000"/>
          <w:lang w:val="en-GB"/>
        </w:rPr>
        <w:t xml:space="preserve">hummingbird species. We show that </w:t>
      </w:r>
      <w:r w:rsidR="00226583" w:rsidRPr="00CF2EA4">
        <w:rPr>
          <w:color w:val="000000"/>
          <w:lang w:val="en-GB"/>
        </w:rPr>
        <w:t xml:space="preserve">morphological </w:t>
      </w:r>
      <w:r w:rsidR="00731149" w:rsidRPr="00CF2EA4">
        <w:rPr>
          <w:color w:val="000000"/>
          <w:lang w:val="en-GB"/>
        </w:rPr>
        <w:t xml:space="preserve">dimorphism decreases with elevation while dichromatism increases </w:t>
      </w:r>
      <w:r w:rsidR="00D901FF" w:rsidRPr="00CF2EA4">
        <w:rPr>
          <w:color w:val="000000"/>
          <w:lang w:val="en-GB"/>
        </w:rPr>
        <w:t xml:space="preserve">at high altitudes </w:t>
      </w:r>
      <w:r w:rsidR="00731149" w:rsidRPr="00CF2EA4">
        <w:rPr>
          <w:color w:val="000000"/>
          <w:lang w:val="en-GB"/>
        </w:rPr>
        <w:t xml:space="preserve">in open </w:t>
      </w:r>
      <w:r w:rsidR="00542A95" w:rsidRPr="00CF2EA4">
        <w:rPr>
          <w:color w:val="000000"/>
          <w:lang w:val="en-GB"/>
        </w:rPr>
        <w:t xml:space="preserve">and mixed </w:t>
      </w:r>
      <w:r w:rsidR="00731149" w:rsidRPr="00CF2EA4">
        <w:rPr>
          <w:color w:val="000000"/>
          <w:lang w:val="en-GB"/>
        </w:rPr>
        <w:t>habitats, consistent with increased flight constraints and decreased predation pressure at high elevations</w:t>
      </w:r>
      <w:r w:rsidR="00D901FF" w:rsidRPr="00CF2EA4">
        <w:rPr>
          <w:color w:val="000000"/>
          <w:lang w:val="en-GB"/>
        </w:rPr>
        <w:t>,</w:t>
      </w:r>
      <w:r w:rsidR="00731149" w:rsidRPr="00CF2EA4">
        <w:rPr>
          <w:color w:val="000000"/>
          <w:lang w:val="en-GB"/>
        </w:rPr>
        <w:t xml:space="preserve"> </w:t>
      </w:r>
      <w:r w:rsidR="00D901FF" w:rsidRPr="00CF2EA4">
        <w:rPr>
          <w:color w:val="000000"/>
          <w:lang w:val="en-GB"/>
        </w:rPr>
        <w:t xml:space="preserve">and that habitat structure limits song complexity. </w:t>
      </w:r>
      <w:r w:rsidR="00731149" w:rsidRPr="00CF2EA4">
        <w:rPr>
          <w:color w:val="000000"/>
          <w:lang w:val="en-GB"/>
        </w:rPr>
        <w:t xml:space="preserve">Dichromatism and male song complexity were positively associated, consistent with the signal redundancy hypothesis. Our results demonstrate that trait divergence between sexes is the result of an interplay between sexual and natural selection, and that considering various communication modalities may be necessary to understand how different selective pressures shape ornaments and </w:t>
      </w:r>
      <w:r w:rsidR="002009BB" w:rsidRPr="00CF2EA4">
        <w:rPr>
          <w:color w:val="000000"/>
          <w:lang w:val="en-GB"/>
        </w:rPr>
        <w:t>behaviour</w:t>
      </w:r>
      <w:r w:rsidR="00731149" w:rsidRPr="00CF2EA4">
        <w:rPr>
          <w:color w:val="000000"/>
          <w:lang w:val="en-GB"/>
        </w:rPr>
        <w:t>.</w:t>
      </w:r>
    </w:p>
    <w:p w14:paraId="11A15436" w14:textId="75284666" w:rsidR="00456391" w:rsidRPr="00CF2EA4" w:rsidRDefault="00456391" w:rsidP="00621C67">
      <w:pPr>
        <w:spacing w:line="480" w:lineRule="auto"/>
        <w:rPr>
          <w:color w:val="000000"/>
          <w:lang w:val="en-GB"/>
        </w:rPr>
      </w:pPr>
    </w:p>
    <w:p w14:paraId="2521AC65" w14:textId="3020D2C2" w:rsidR="00456391" w:rsidRPr="00CF2EA4" w:rsidRDefault="00456391" w:rsidP="00621C67">
      <w:pPr>
        <w:spacing w:line="480" w:lineRule="auto"/>
        <w:rPr>
          <w:color w:val="000000"/>
          <w:lang w:val="en-GB"/>
        </w:rPr>
      </w:pPr>
      <w:r w:rsidRPr="00CF2EA4">
        <w:rPr>
          <w:b/>
          <w:bCs/>
          <w:color w:val="000000"/>
          <w:lang w:val="en-GB"/>
        </w:rPr>
        <w:t>Keywords:</w:t>
      </w:r>
      <w:r w:rsidR="00D91E1C" w:rsidRPr="00CF2EA4">
        <w:rPr>
          <w:color w:val="000000"/>
          <w:lang w:val="en-GB"/>
        </w:rPr>
        <w:t xml:space="preserve"> D</w:t>
      </w:r>
      <w:r w:rsidRPr="00CF2EA4">
        <w:rPr>
          <w:color w:val="000000"/>
          <w:lang w:val="en-GB"/>
        </w:rPr>
        <w:t xml:space="preserve">imorphism, </w:t>
      </w:r>
      <w:r w:rsidR="00D91E1C" w:rsidRPr="00CF2EA4">
        <w:rPr>
          <w:color w:val="000000"/>
          <w:lang w:val="en-GB"/>
        </w:rPr>
        <w:t>elevation,</w:t>
      </w:r>
      <w:r w:rsidR="00C9025B" w:rsidRPr="00CF2EA4">
        <w:rPr>
          <w:color w:val="000000"/>
          <w:lang w:val="en-GB"/>
        </w:rPr>
        <w:t xml:space="preserve"> </w:t>
      </w:r>
      <w:r w:rsidR="00D91E1C" w:rsidRPr="00CF2EA4">
        <w:rPr>
          <w:color w:val="000000"/>
          <w:lang w:val="en-GB"/>
        </w:rPr>
        <w:t>habitat structure, Trochilidae, communication signals, signal redundancy.</w:t>
      </w:r>
    </w:p>
    <w:p w14:paraId="6DB66002" w14:textId="2C42ECC1" w:rsidR="00731149" w:rsidRPr="00CF2EA4" w:rsidRDefault="00731149" w:rsidP="00621C67">
      <w:pPr>
        <w:spacing w:line="480" w:lineRule="auto"/>
        <w:rPr>
          <w:b/>
          <w:bCs/>
          <w:color w:val="000000"/>
          <w:lang w:val="en-GB"/>
        </w:rPr>
      </w:pPr>
    </w:p>
    <w:p w14:paraId="1E8180D5" w14:textId="77777777" w:rsidR="00621C67" w:rsidRPr="00CF2EA4" w:rsidRDefault="00621C67" w:rsidP="00621C67">
      <w:pPr>
        <w:spacing w:line="480" w:lineRule="auto"/>
        <w:rPr>
          <w:b/>
          <w:bCs/>
          <w:color w:val="000000"/>
          <w:lang w:val="en-GB"/>
        </w:rPr>
      </w:pPr>
    </w:p>
    <w:p w14:paraId="555B1A2C" w14:textId="0BE18ADD" w:rsidR="0047780A" w:rsidRPr="00CF2EA4" w:rsidRDefault="0047780A" w:rsidP="00621C67">
      <w:pPr>
        <w:spacing w:line="480" w:lineRule="auto"/>
        <w:rPr>
          <w:color w:val="000000"/>
          <w:lang w:val="en-GB"/>
        </w:rPr>
      </w:pPr>
      <w:r w:rsidRPr="00CF2EA4">
        <w:rPr>
          <w:b/>
          <w:bCs/>
          <w:color w:val="000000"/>
          <w:lang w:val="en-GB"/>
        </w:rPr>
        <w:lastRenderedPageBreak/>
        <w:t>Introduction</w:t>
      </w:r>
    </w:p>
    <w:p w14:paraId="2307E2B4" w14:textId="77777777" w:rsidR="0047780A" w:rsidRPr="00CF2EA4" w:rsidRDefault="0047780A" w:rsidP="00621C67">
      <w:pPr>
        <w:spacing w:line="480" w:lineRule="auto"/>
        <w:rPr>
          <w:color w:val="000000"/>
          <w:lang w:val="en-GB"/>
        </w:rPr>
      </w:pPr>
      <w:r w:rsidRPr="00CF2EA4">
        <w:rPr>
          <w:b/>
          <w:bCs/>
          <w:color w:val="000000"/>
          <w:lang w:val="en-GB"/>
        </w:rPr>
        <w:t> </w:t>
      </w:r>
    </w:p>
    <w:p w14:paraId="40A90708" w14:textId="6D8EA5BC" w:rsidR="007E354C" w:rsidRPr="00CF2EA4" w:rsidRDefault="0047780A" w:rsidP="00621C67">
      <w:pPr>
        <w:spacing w:line="480" w:lineRule="auto"/>
        <w:rPr>
          <w:color w:val="000000"/>
          <w:lang w:val="en-GB"/>
        </w:rPr>
      </w:pPr>
      <w:r w:rsidRPr="00CF2EA4">
        <w:rPr>
          <w:color w:val="000000"/>
          <w:lang w:val="en-GB"/>
        </w:rPr>
        <w:t xml:space="preserve">Evolutionary divergence of phenotypic traits and social signals is a proposed mechanism by which populations differentiate and new species are formed </w:t>
      </w:r>
      <w:r w:rsidR="00945F54" w:rsidRPr="00CF2EA4">
        <w:rPr>
          <w:color w:val="000000"/>
          <w:lang w:val="en-GB"/>
        </w:rPr>
        <w:fldChar w:fldCharType="begin"/>
      </w:r>
      <w:r w:rsidR="00F767A9" w:rsidRPr="00CF2EA4">
        <w:rPr>
          <w:color w:val="000000"/>
          <w:lang w:val="en-GB"/>
        </w:rPr>
        <w:instrText xml:space="preserve"> ADDIN ZOTERO_ITEM CSL_CITATION {"citationID":"djt2bRbh","properties":{"formattedCitation":"(1,2)","plainCitation":"(1,2)","noteIndex":0},"citationItems":[{"id":244,"uris":["http://zotero.org/users/local/w8RmTn1Z/items/FK4YHU4X"],"itemData":{"id":244,"type":"article-journal","abstract":"The joint evolution of female mating preferences and secondary sexual characters of males is modeled for polygamous species in which males provide only genetic material to the next generation and females have many potential mates to choose among. Despite stabilizing natural selection on males, various types of mating preferences may create a runaway process in which the outcome of phenotypic evolution depends critically on the genetic variation parameters and initial conditions of a population. Even in the absence ofgenetic instability, rapid evolution can result from an interaction of natural and sexual selection with random genetic drift along lines of equilibria. The models elucidate genetic mechanisms that can initiate or contribute to rapid speciation by sexual isolation and divergence of secondary sexual characters.","container-title":"Proceedings of the National Academy of Sciences","DOI":"10.1073/pnas.78.6.3721","ISSN":"0027-8424, 1091-6490","issue":"6","journalAbbreviation":"Proceedings of the National Academy of Sciences","language":"en","page":"3721-3725","source":"DOI.org (Crossref)","title":"Models of speciation by sexual selection on polygenic traits","volume":"78","author":[{"family":"Lande","given":"R."}],"issued":{"date-parts":[["1981",6,1]]}}},{"id":103,"uris":["http://zotero.org/users/local/w8RmTn1Z/items/3N5BQEIF"],"itemData":{"id":103,"type":"article-journal","abstract":"Rapid divergenceand speciationcan occurbetweenpopulations with or withoutecologicaldifferencesunderselection for successin intraspecificsocial competition- competitionin which an individualmust win in contestsor comparisons with conspecificrivals in ordertogain accessto someresource,including(undersexualselection)mates. Sexualselection theoryis extendedto encompasssocial competitionfor resourcesotherthan mates. Charactersusedin social competition can undergoparticularlyrapid and divergentevolutionowing to (1) theirgreat importancein determiningaccess to criticalresources,(2) theabsenceof a limit to change(exceptbyselectionin othercontexts),(3) thegeneration-to-generation relentlessnessof selectionon these traits, (4) the potentialfor mutually acceleratingevolutionof preferenceand attractivenessin contestsinvolving \"choice\", and (5) the verylargenumberoffactors that can initiate trends, including mutationand drift leading to use of differentphysiological or behavioralcharacteristicsas signals, the role of novelty per se in the evolutionof combatand display, ecologicalor habitat differencesinfluencingtheform of combatand of signals, and (in speciescapableof learning) imitation of idiosyncraticcharacteristicsof successfulindividuals. Many species-specificsignals heretoforeattributedto selectionfor species recognition(\"isolatingmechanisms')areprobably insteadproductsof social selection. This may help explain the rarityof reproductivecharacterdisplacementand other phenomenapredictedbythespeciesrecognitionhypothesis.Examplesfroma wide varietyof organismsillustratepatterns predictedby social selectiontheory, including (1) exaggerationand rapid divergenceof traits (e.g., weapons, pheromones, plumage, flowers, and song) used in social competition,(2) a correlationbetweentype of social system(intensity of social selection) and distinctivenessand exaggerationof social traits, (3) sexually monomorphicextreme developmentof sociallyselectedtraits when bothsexescompetesocially, (4) occurrenceof distinctivesignals in allopatric populations lacking sympatriccongeners,and (5) more rapid divergence(less phylogeneticconservatism)of socially competitivecomparedto non-competitivesignals. Rapid divergenceundersocial selectionmay acceleratespeciationdue to effectsonpre-matinginteractions,as well as on criticalsocial determinantsof survivaland reproductivseuccesswhich would put hybridsat a disadvantage.Maintenance of parapatric boundaries(extensivecontactwith little or no geographic overlap)betweensocially selectedspecies may sometimesbe due to competitiveexclusionin sympatrybetween populations whoseprimary divergencehas beensocial ratherthan ecological. Patternsof variation in socially selected charactersdemonstratethe wisdom of Darwin's distinction betweennaturaland sexual selection, and the applicability of sexual selectiontheoryto social competitionin general.","container-title":"The Quarterly Review of Biology","DOI":"10.1086/413215","ISSN":"0033-5770, 1539-7718","issue":"2","journalAbbreviation":"The Quarterly Review of Biology","language":"en","page":"155-183","source":"DOI.org (Crossref)","title":"Sexual Selection, Social Competition, and Speciation","volume":"58","author":[{"family":"West-Eberhard","given":"Mary Jane"}],"issued":{"date-parts":[["1983",6]]}}}],"schema":"https://github.com/citation-style-language/schema/raw/master/csl-citation.json"} </w:instrText>
      </w:r>
      <w:r w:rsidR="00945F54" w:rsidRPr="00CF2EA4">
        <w:rPr>
          <w:color w:val="000000"/>
          <w:lang w:val="en-GB"/>
        </w:rPr>
        <w:fldChar w:fldCharType="separate"/>
      </w:r>
      <w:r w:rsidR="00F767A9" w:rsidRPr="00CF2EA4">
        <w:rPr>
          <w:noProof/>
          <w:color w:val="000000"/>
          <w:lang w:val="en-GB"/>
        </w:rPr>
        <w:t>(1,2)</w:t>
      </w:r>
      <w:r w:rsidR="00945F54" w:rsidRPr="00CF2EA4">
        <w:rPr>
          <w:color w:val="000000"/>
          <w:lang w:val="en-GB"/>
        </w:rPr>
        <w:fldChar w:fldCharType="end"/>
      </w:r>
      <w:r w:rsidRPr="00CF2EA4">
        <w:rPr>
          <w:color w:val="000000"/>
          <w:lang w:val="en-GB"/>
        </w:rPr>
        <w:t xml:space="preserve">. Traits that exhibit differences between sexes have been of special interest in studies of speciation via sexual selection and have been used as </w:t>
      </w:r>
      <w:r w:rsidR="006624B6" w:rsidRPr="00CF2EA4">
        <w:rPr>
          <w:color w:val="000000"/>
          <w:lang w:val="en-GB"/>
        </w:rPr>
        <w:t>indicators</w:t>
      </w:r>
      <w:r w:rsidRPr="00CF2EA4">
        <w:rPr>
          <w:color w:val="000000"/>
          <w:lang w:val="en-GB"/>
        </w:rPr>
        <w:t xml:space="preserve"> </w:t>
      </w:r>
      <w:r w:rsidR="006624B6" w:rsidRPr="00CF2EA4">
        <w:rPr>
          <w:color w:val="000000"/>
          <w:lang w:val="en-GB"/>
        </w:rPr>
        <w:t>of</w:t>
      </w:r>
      <w:r w:rsidRPr="00CF2EA4">
        <w:rPr>
          <w:color w:val="000000"/>
          <w:lang w:val="en-GB"/>
        </w:rPr>
        <w:t xml:space="preserve"> its intensity</w:t>
      </w:r>
      <w:del w:id="3" w:author="Diego Fabian Beltran Segura" w:date="2022-08-25T17:47:00Z">
        <w:r w:rsidRPr="003D3C2C" w:rsidDel="00BE5312">
          <w:rPr>
            <w:color w:val="000000"/>
            <w:lang w:val="en-GB"/>
          </w:rPr>
          <w:delText>, particularly in birds</w:delText>
        </w:r>
      </w:del>
      <w:r w:rsidR="00945F54" w:rsidRPr="00CF2EA4">
        <w:rPr>
          <w:color w:val="000000"/>
          <w:lang w:val="en-GB"/>
        </w:rPr>
        <w:t xml:space="preserve"> </w:t>
      </w:r>
      <w:r w:rsidR="00945F54" w:rsidRPr="00CF2EA4">
        <w:rPr>
          <w:color w:val="000000"/>
          <w:lang w:val="en-GB"/>
        </w:rPr>
        <w:fldChar w:fldCharType="begin"/>
      </w:r>
      <w:r w:rsidR="00F767A9" w:rsidRPr="00CF2EA4">
        <w:rPr>
          <w:color w:val="000000"/>
          <w:lang w:val="en-GB"/>
        </w:rPr>
        <w:instrText xml:space="preserve"> ADDIN ZOTERO_ITEM CSL_CITATION {"citationID":"ny0ddvm1","properties":{"formattedCitation":"(3\\uc0\\u8211{}5)","plainCitation":"(3–5)","noteIndex":0},"citationItems":[{"id":72,"uris":["http://zotero.org/users/local/w8RmTn1Z/items/LYTSEBDV"],"itemData":{"id":72,"type":"article-journal","container-title":"Philosophical Transactions of the Royal Society of London. Series B: Biological Sciences","DOI":"10.1098/rstb.1998.0207","ISSN":"0962-8436, 1471-2970","issue":"1366","journalAbbreviation":"Phil. Trans. R. Soc. Lond. B","language":"en","page":"251-260","source":"DOI.org (Crossref)","title":"Sexual selection and natural selection in bird speciation","volume":"353","editor":[{"family":"Magurran","given":"A. E."},{"family":"May","given":"R. M."}],"author":[{"family":"Price","given":"Trevor"}],"issued":{"date-parts":[["1998",2,28]]}}},{"id":59,"uris":["http://zotero.org/users/local/w8RmTn1Z/items/TU4JGDHJ"],"itemData":{"id":59,"type":"article-journal","container-title":"Trends in Ecology &amp; Evolution","language":"en","page":"8","source":"Zotero","title":"Sexual selection and speciation","author":[{"family":"Panhuis","given":"Tami M"},{"family":"Butlin","given":"Roger"},{"family":"Zuk","given":"Marlene"},{"family":"Tregenza","given":"Tom"}],"issued":{"date-parts":[["2001"]]}}},{"id":93,"uris":["http://zotero.org/users/local/w8RmTn1Z/items/JQA7FB2B"],"itemData":{"id":93,"type":"article-journal","abstract":"Whether sexual selection acts as an “engine of speciation” is controversial. Some studies suggest that it promotes the evolution of reproductive isolation, while others ﬁnd no relationship between sexual selection and species richness. However, the explanatory power of previous models may have been constrained because they employed coarse-scale, between-family comparisons and used mating systems and morphological cues as surrogates for sexual selection. In birds, an obvious missing predictor is song, a sexually selected trait that functions in mate choice and reproductive isolation. We investigated the extent to which plumage dichromatism and song structure predicted species richness in a diverse family of Neotropical suboscine birds, the antbirds (Thamnophilidae). These analyses revealed a positive relationship between the intensity of sexual selection and diversity: genera with higher levels of dichromatism and lowerpitched, more complex songs contained greater numbers of species. This relationship held when controlling for phylogeny and was strengthened by the inclusion of subspecies, suggesting that sexual selection has played a role in the diversiﬁcation of antbirds. This is the ﬁrst study to reveal correlations between song structure and species diversity, emphasizing the importance of acoustic signals, and within-family analyses, in comparative studies of sexual selection.","container-title":"The American Naturalist","DOI":"10.1086/587071","ISSN":"0003-0147, 1537-5323","issue":"5","journalAbbreviation":"The American Naturalist","language":"en","page":"620-631","source":"DOI.org (Crossref)","title":"Sexually Selected Traits Predict Patterns of Species Richness in a Diverse Clade of Suboscine Birds","volume":"171","author":[{"family":"Seddon","given":"Nathalie"},{"family":"Merrill","given":"Richard M."},{"family":"Tobias","given":"Joseph A."}],"issued":{"date-parts":[["2008",5]]}}}],"schema":"https://github.com/citation-style-language/schema/raw/master/csl-citation.json"} </w:instrText>
      </w:r>
      <w:r w:rsidR="00945F54" w:rsidRPr="00CF2EA4">
        <w:rPr>
          <w:color w:val="000000"/>
          <w:lang w:val="en-GB"/>
        </w:rPr>
        <w:fldChar w:fldCharType="separate"/>
      </w:r>
      <w:r w:rsidR="00F767A9" w:rsidRPr="00CF2EA4">
        <w:rPr>
          <w:color w:val="000000"/>
          <w:lang w:val="en-GB"/>
        </w:rPr>
        <w:t>(3–5)</w:t>
      </w:r>
      <w:r w:rsidR="00945F54" w:rsidRPr="00CF2EA4">
        <w:rPr>
          <w:color w:val="000000"/>
          <w:lang w:val="en-GB"/>
        </w:rPr>
        <w:fldChar w:fldCharType="end"/>
      </w:r>
      <w:r w:rsidRPr="00CF2EA4">
        <w:rPr>
          <w:color w:val="000000"/>
          <w:lang w:val="en-GB"/>
        </w:rPr>
        <w:t>. Nonetheless, the evolution of sexual differences can also be the product of natural selection, or via an interaction between the two</w:t>
      </w:r>
      <w:r w:rsidR="00945F54" w:rsidRPr="00CF2EA4">
        <w:rPr>
          <w:color w:val="000000"/>
          <w:lang w:val="en-GB"/>
        </w:rPr>
        <w:t xml:space="preserve"> </w:t>
      </w:r>
      <w:r w:rsidR="00945F54" w:rsidRPr="00CF2EA4">
        <w:rPr>
          <w:color w:val="000000"/>
          <w:lang w:val="en-GB"/>
        </w:rPr>
        <w:fldChar w:fldCharType="begin"/>
      </w:r>
      <w:r w:rsidR="00B921DE" w:rsidRPr="00CF2EA4">
        <w:rPr>
          <w:color w:val="000000"/>
          <w:lang w:val="en-GB"/>
        </w:rPr>
        <w:instrText xml:space="preserve"> ADDIN ZOTERO_ITEM CSL_CITATION {"citationID":"ac6gO0bf","properties":{"formattedCitation":"(3,6)","plainCitation":"(3,6)","noteIndex":0},"citationItems":[{"id":72,"uris":["http://zotero.org/users/local/w8RmTn1Z/items/LYTSEBDV"],"itemData":{"id":72,"type":"article-journal","container-title":"Philosophical Transactions of the Royal Society of London. Series B: Biological Sciences","DOI":"10.1098/rstb.1998.0207","ISSN":"0962-8436, 1471-2970","issue":"1366","journalAbbreviation":"Phil. Trans. R. Soc. Lond. B","language":"en","page":"251-260","source":"DOI.org (Crossref)","title":"Sexual selection and natural selection in bird speciation","volume":"353","editor":[{"family":"Magurran","given":"A. E."},{"family":"May","given":"R. M."}],"author":[{"family":"Price","given":"Trevor"}],"issued":{"date-parts":[["1998",2,28]]}}},{"id":196,"uris":["http://zotero.org/users/local/w8RmTn1Z/items/9WHEXHJI"],"itemData":{"id":196,"type":"article-journal","abstract":"We propose a practical concept that distinguishes the particular kind of weaponry that has evolved to be used in combat between individuals of the same species and sex, which we term intrasexually selected weapons (ISWs). We present a treatise of ISWs in nature, aiming to understand their distinction and evolution from other secondary sex traits, including from ‘sexually selected weapons’, and from sexually dimorphic and monomorphic weaponry. We focus on the subset of secondary sex traits that are the result of same-sex combat, deﬁned here as ISWs, provide not previously reported evolutionary patterns, and offer hypotheses to answer questions such as: why have only some species evolved weapons to ﬁght for the opposite sex or breeding resources? We examined traits that seem to have evolved as ISWs in the entire animal phylogeny, restricting the classiﬁcation of ISW to traits that are only present or enlarged in adults of one of the sexes, and are used as weapons during intrasexual ﬁghts. Because of the absence of behavioural data and, in many cases, lack of sexually discriminated series from juveniles to adults, we exclude the fossil record from this review. We merge morphological, ontogenetic, and behavioural information, and for the ﬁrst time thoroughly review the tree of life to identify separate evolution of ISWs. We found that ISWs are only found in bilateral animals, appearing independently in nematodes, various groups of arthropods, and vertebrates. Our review sets a reference point to explore other taxa that we identify with potential ISWs for which behavioural or morphological studies are warranted. We establish that most ISWs come in pairs, are located in or near the head, are endo- or exoskeletal modiﬁcations, are overdeveloped structures compared with those found in females, are modiﬁed feeding structures and/or locomotor appendages, are most common in terrestrial taxa, are frequently used to guard females, territories, or both, and are also used in signalling displays to deter rivals and/or attract females. We also found that most taxa lack ISWs, that females of only a few species possess better-developed weapons than males, that the cases of independent evolution of ISWs are not evenly distributed across the phylogeny, and that animals possessing the most developed ISWs have non-hunting habits (e.g. herbivores) or are faunivores that prey on very small prey relative to their body size (e.g. insectivores). Bringing together perspectives from studies on a variety of taxa, we conceptualize that there are ﬁve ways in which a sexually dimorphic trait, apart from the primary sex traits, can be ﬁxed: sexual selection, fecundity selection, parental role division, differential niche occupation between the sexes, and interference competition. We discuss these trends and the factors involved in the evolution of intrasexually selected weaponry in nature.","container-title":"Biological Reviews","DOI":"10.1111/brv.12436","ISSN":"14647931","issue":"1","journalAbbreviation":"Biol Rev","language":"en","page":"60-101","source":"DOI.org (Crossref)","title":"Intrasexually selected weapons: Intrasexually selected weapons","title-short":"Intrasexually selected weapons","volume":"94","author":[{"family":"Rico-Guevara","given":"Alejandro"},{"family":"Hurme","given":"Kristiina J."}],"issued":{"date-parts":[["2019",2]]}}}],"schema":"https://github.com/citation-style-language/schema/raw/master/csl-citation.json"} </w:instrText>
      </w:r>
      <w:r w:rsidR="00945F54" w:rsidRPr="00CF2EA4">
        <w:rPr>
          <w:color w:val="000000"/>
          <w:lang w:val="en-GB"/>
        </w:rPr>
        <w:fldChar w:fldCharType="separate"/>
      </w:r>
      <w:r w:rsidR="00B921DE" w:rsidRPr="00CF2EA4">
        <w:rPr>
          <w:color w:val="000000"/>
          <w:lang w:val="en-GB"/>
        </w:rPr>
        <w:t>(3,6)</w:t>
      </w:r>
      <w:r w:rsidR="00945F54" w:rsidRPr="00CF2EA4">
        <w:rPr>
          <w:color w:val="000000"/>
          <w:lang w:val="en-GB"/>
        </w:rPr>
        <w:fldChar w:fldCharType="end"/>
      </w:r>
      <w:r w:rsidRPr="00CF2EA4">
        <w:rPr>
          <w:color w:val="000000"/>
          <w:lang w:val="en-GB"/>
        </w:rPr>
        <w:t xml:space="preserve">. </w:t>
      </w:r>
      <w:del w:id="4" w:author="Diego Fabian Beltran Segura" w:date="2022-08-25T17:49:00Z">
        <w:r w:rsidRPr="00CF2EA4" w:rsidDel="00030C04">
          <w:rPr>
            <w:color w:val="000000"/>
            <w:lang w:val="en-GB"/>
          </w:rPr>
          <w:delText>For example, the difference between sexes in body size and coloration have been attributed to both selective pressures</w:delText>
        </w:r>
        <w:r w:rsidR="00945F54" w:rsidRPr="00CF2EA4" w:rsidDel="00030C04">
          <w:rPr>
            <w:color w:val="000000"/>
            <w:lang w:val="en-GB"/>
          </w:rPr>
          <w:delText xml:space="preserve"> </w:delText>
        </w:r>
        <w:r w:rsidR="00945F54" w:rsidRPr="00CF2EA4" w:rsidDel="00030C04">
          <w:rPr>
            <w:color w:val="000000"/>
            <w:lang w:val="en-GB"/>
          </w:rPr>
          <w:fldChar w:fldCharType="begin"/>
        </w:r>
        <w:r w:rsidR="00B921DE" w:rsidRPr="00CF2EA4" w:rsidDel="00030C04">
          <w:rPr>
            <w:color w:val="000000"/>
            <w:lang w:val="en-GB"/>
          </w:rPr>
          <w:delInstrText xml:space="preserve"> ADDIN ZOTERO_ITEM CSL_CITATION {"citationID":"e6FIcEEt","properties":{"formattedCitation":"(7\\uc0\\u8211{}9)","plainCitation":"(7–9)","noteIndex":0},"citationItems":[{"id":557,"uris":["http://zotero.org/users/local/w8RmTn1Z/items/EY4VL8RY"],"itemData":{"id":557,"type":"article-journal","abstract":"In 1950, Rensch first described that in groups of related species, sexual size dimorphism is more pronounced in larger species. This widespread and fundamental allometric relationship is now commonly referred to as ‘Rensch's rule’. However, despite numerous recent studies, we still do not have a general explanation for this allometry. Here we report that patterns of allometry in over 5300 bird species demonstrate that Rensch's rule is driven by a correlated evolutionary change in females to directional sexual selection on males. First, in detailed multivariate analysis, the strength of sexual selection was, by far, the strongest predictor of allometry. This was found to be the case even after controlling for numerous potential confounding factors, such as overall size, degree of ornamentation, phylogenetic history and the range and degree of size dimorphism. Second, in groups where sexual selection is stronger in females, allometry consistently goes in the opposite direction to Rensch's rule. Taken together, these results provide the first clear solution to the long-standing evolutionary problem of allometry for sexual size dimorphism: sexual selection causes size dimorphism to correlate with species size.","container-title":"Proceedings of the Royal Society B: Biological Sciences","DOI":"10.1098/rspb.2007.1043","ISSN":"0962-8452","issue":"1628","journalAbbreviation":"Proc Biol Sci","note":"PMID: 17878139\nPMCID: PMC2211517","page":"2971-2979","source":"PubMed Central","title":"Sexual selection explains Rensch's rule of allometry for sexual size dimorphism","volume":"274","author":[{"family":"Dale","given":"James"},{"family":"Dunn","given":"Peter O"},{"family":"Figuerola","given":"Jordi"},{"family":"Lislevand","given":"Terje"},{"family":"Székely","given":"Tamás"},{"family":"Whittingham","given":"Linda A"}],"issued":{"date-parts":[["2007",12,7]]}}},{"id":208,"uris":["http://zotero.org/users/local/w8RmTn1Z/items/HW44F6SH"],"itemData":{"id":208,"type":"article-journal","container-title":"Behavioral Ecology","DOI":"10.1093/beheco/art071","ISSN":"1465-7279, 1045-2249","issue":"6","language":"en","page":"1327-1338","source":"DOI.org (Crossref)","title":"Sexual dimorphism in a feeding apparatus is driven by mate choice and not niche partitioning","volume":"24","author":[{"family":"Olsen","given":"Brian J."},{"family":"Greenberg","given":"Russell"},{"family":"Walters","given":"Jeffrey R."},{"family":"Fleischer","given":"Robert C."}],"issued":{"date-parts":[["2013"]]}}},{"id":94,"uris":["http://zotero.org/users/local/w8RmTn1Z/items/ALDHE83D"],"itemData":{"id":94,"type":"article-journal","container-title":"Evolution","DOI":"10.1111/evo.13196","ISSN":"00143820","issue":"4","journalAbbreviation":"Evolution","language":"en","page":"1061-1074","source":"DOI.org (Crossref)","title":"The role of sexual and natural selection in shaping patterns of sexual dichromatism in the largest family of songbirds (Aves: Thraupidae): EVOLUTION OF SEXUAL DICHROMATISM IN THE TANAGERS","title-short":"The role of sexual and natural selection in shaping patterns of sexual dichromatism in the largest family of songbirds (Aves","volume":"71","author":[{"family":"Shultz","given":"Allison J."},{"family":"Burns","given":"Kevin J."}],"issued":{"date-parts":[["2017",4]]}}}],"schema":"https://github.com/citation-style-language/schema/raw/master/csl-citation.json"} </w:delInstrText>
        </w:r>
        <w:r w:rsidR="00945F54" w:rsidRPr="00CF2EA4" w:rsidDel="00030C04">
          <w:rPr>
            <w:color w:val="000000"/>
            <w:lang w:val="en-GB"/>
          </w:rPr>
          <w:fldChar w:fldCharType="separate"/>
        </w:r>
        <w:r w:rsidR="00B921DE" w:rsidRPr="00CF2EA4" w:rsidDel="00030C04">
          <w:rPr>
            <w:color w:val="000000"/>
            <w:lang w:val="en-GB"/>
          </w:rPr>
          <w:delText>(7–9)</w:delText>
        </w:r>
        <w:r w:rsidR="00945F54" w:rsidRPr="00CF2EA4" w:rsidDel="00030C04">
          <w:rPr>
            <w:color w:val="000000"/>
            <w:lang w:val="en-GB"/>
          </w:rPr>
          <w:fldChar w:fldCharType="end"/>
        </w:r>
        <w:r w:rsidRPr="00CF2EA4" w:rsidDel="00030C04">
          <w:rPr>
            <w:color w:val="000000"/>
            <w:lang w:val="en-GB"/>
          </w:rPr>
          <w:delText xml:space="preserve">. </w:delText>
        </w:r>
      </w:del>
      <w:r w:rsidRPr="00CF2EA4">
        <w:rPr>
          <w:color w:val="000000"/>
          <w:lang w:val="en-GB"/>
        </w:rPr>
        <w:t xml:space="preserve">One captivating example of </w:t>
      </w:r>
      <w:r w:rsidR="00B921DE" w:rsidRPr="00CF2EA4">
        <w:rPr>
          <w:color w:val="000000"/>
          <w:lang w:val="en-GB"/>
        </w:rPr>
        <w:t xml:space="preserve">sexually </w:t>
      </w:r>
      <w:r w:rsidRPr="00CF2EA4">
        <w:rPr>
          <w:color w:val="000000"/>
          <w:lang w:val="en-GB"/>
        </w:rPr>
        <w:t xml:space="preserve">dimorphic traits evolving under both sexual and natural selection are avian bills </w:t>
      </w:r>
      <w:r w:rsidR="00B921DE" w:rsidRPr="00CF2EA4">
        <w:rPr>
          <w:color w:val="000000"/>
          <w:lang w:val="en-GB"/>
        </w:rPr>
        <w:t>used in physical</w:t>
      </w:r>
      <w:r w:rsidRPr="00CF2EA4">
        <w:rPr>
          <w:color w:val="000000"/>
          <w:lang w:val="en-GB"/>
        </w:rPr>
        <w:t xml:space="preserve"> combat</w:t>
      </w:r>
      <w:r w:rsidR="00B921DE" w:rsidRPr="00CF2EA4">
        <w:rPr>
          <w:color w:val="000000"/>
          <w:lang w:val="en-GB"/>
        </w:rPr>
        <w:t xml:space="preserve">, thus evolving as </w:t>
      </w:r>
      <w:proofErr w:type="spellStart"/>
      <w:r w:rsidR="00B921DE" w:rsidRPr="00CF2EA4">
        <w:rPr>
          <w:color w:val="000000"/>
          <w:lang w:val="en-GB"/>
        </w:rPr>
        <w:t>intrasexually</w:t>
      </w:r>
      <w:proofErr w:type="spellEnd"/>
      <w:r w:rsidR="00B921DE" w:rsidRPr="00CF2EA4">
        <w:rPr>
          <w:color w:val="000000"/>
          <w:lang w:val="en-GB"/>
        </w:rPr>
        <w:t xml:space="preserve"> selected weapons,</w:t>
      </w:r>
      <w:r w:rsidR="00945F54" w:rsidRPr="00CF2EA4">
        <w:rPr>
          <w:color w:val="000000"/>
          <w:lang w:val="en-GB"/>
        </w:rPr>
        <w:t xml:space="preserve"> </w:t>
      </w:r>
      <w:r w:rsidR="00945F54" w:rsidRPr="00CF2EA4">
        <w:rPr>
          <w:color w:val="000000"/>
          <w:lang w:val="en-GB"/>
        </w:rPr>
        <w:fldChar w:fldCharType="begin"/>
      </w:r>
      <w:r w:rsidR="00A47E3E" w:rsidRPr="00CF2EA4">
        <w:rPr>
          <w:color w:val="000000"/>
          <w:lang w:val="en-GB"/>
        </w:rPr>
        <w:instrText xml:space="preserve"> ADDIN ZOTERO_ITEM CSL_CITATION {"citationID":"QzHH5Ceq","properties":{"formattedCitation":"(6,7)","plainCitation":"(6,7)","noteIndex":0},"citationItems":[{"id":196,"uris":["http://zotero.org/users/local/w8RmTn1Z/items/9WHEXHJI"],"itemData":{"id":196,"type":"article-journal","abstract":"We propose a practical concept that distinguishes the particular kind of weaponry that has evolved to be used in combat between individuals of the same species and sex, which we term intrasexually selected weapons (ISWs). We present a treatise of ISWs in nature, aiming to understand their distinction and evolution from other secondary sex traits, including from ‘sexually selected weapons’, and from sexually dimorphic and monomorphic weaponry. We focus on the subset of secondary sex traits that are the result of same-sex combat, deﬁned here as ISWs, provide not previously reported evolutionary patterns, and offer hypotheses to answer questions such as: why have only some species evolved weapons to ﬁght for the opposite sex or breeding resources? We examined traits that seem to have evolved as ISWs in the entire animal phylogeny, restricting the classiﬁcation of ISW to traits that are only present or enlarged in adults of one of the sexes, and are used as weapons during intrasexual ﬁghts. Because of the absence of behavioural data and, in many cases, lack of sexually discriminated series from juveniles to adults, we exclude the fossil record from this review. We merge morphological, ontogenetic, and behavioural information, and for the ﬁrst time thoroughly review the tree of life to identify separate evolution of ISWs. We found that ISWs are only found in bilateral animals, appearing independently in nematodes, various groups of arthropods, and vertebrates. Our review sets a reference point to explore other taxa that we identify with potential ISWs for which behavioural or morphological studies are warranted. We establish that most ISWs come in pairs, are located in or near the head, are endo- or exoskeletal modiﬁcations, are overdeveloped structures compared with those found in females, are modiﬁed feeding structures and/or locomotor appendages, are most common in terrestrial taxa, are frequently used to guard females, territories, or both, and are also used in signalling displays to deter rivals and/or attract females. We also found that most taxa lack ISWs, that females of only a few species possess better-developed weapons than males, that the cases of independent evolution of ISWs are not evenly distributed across the phylogeny, and that animals possessing the most developed ISWs have non-hunting habits (e.g. herbivores) or are faunivores that prey on very small prey relative to their body size (e.g. insectivores). Bringing together perspectives from studies on a variety of taxa, we conceptualize that there are ﬁve ways in which a sexually dimorphic trait, apart from the primary sex traits, can be ﬁxed: sexual selection, fecundity selection, parental role division, differential niche occupation between the sexes, and interference competition. We discuss these trends and the factors involved in the evolution of intrasexually selected weaponry in nature.","container-title":"Biological Reviews","DOI":"10.1111/brv.12436","ISSN":"14647931","issue":"1","journalAbbreviation":"Biol Rev","language":"en","page":"60-101","source":"DOI.org (Crossref)","title":"Intrasexually selected weapons: Intrasexually selected weapons","title-short":"Intrasexually selected weapons","volume":"94","author":[{"family":"Rico-Guevara","given":"Alejandro"},{"family":"Hurme","given":"Kristiina J."}],"issued":{"date-parts":[["2019",2]]}}},{"id":195,"uris":["http://zotero.org/users/local/w8RmTn1Z/items/VS6F9E7Y"],"itemData":{"id":195,"type":"article-journal","container-title":"Behavioral Ecology","DOI":"10.1093/beheco/aru182","ISSN":"1465-7279, 1045-2249","issue":"1","language":"en","page":"21-29","source":"DOI.org (Crossref)","title":"Bills as daggers? A test for sexually dimorphic weapons in a lekking hummingbird","title-short":"Bills as daggers?","volume":"26","author":[{"family":"Rico-Guevara","given":"Alejandro"},{"family":"Araya-Salas","given":"Marcelo"}],"issued":{"date-parts":[["2015"]]}}}],"schema":"https://github.com/citation-style-language/schema/raw/master/csl-citation.json"} </w:instrText>
      </w:r>
      <w:r w:rsidR="00945F54" w:rsidRPr="00CF2EA4">
        <w:rPr>
          <w:color w:val="000000"/>
          <w:lang w:val="en-GB"/>
        </w:rPr>
        <w:fldChar w:fldCharType="separate"/>
      </w:r>
      <w:r w:rsidR="00A47E3E" w:rsidRPr="00CF2EA4">
        <w:rPr>
          <w:noProof/>
          <w:color w:val="000000"/>
          <w:lang w:val="en-GB"/>
        </w:rPr>
        <w:t>(6,7)</w:t>
      </w:r>
      <w:r w:rsidR="00945F54" w:rsidRPr="00CF2EA4">
        <w:rPr>
          <w:color w:val="000000"/>
          <w:lang w:val="en-GB"/>
        </w:rPr>
        <w:fldChar w:fldCharType="end"/>
      </w:r>
      <w:r w:rsidRPr="00CF2EA4">
        <w:rPr>
          <w:color w:val="000000"/>
          <w:lang w:val="en-GB"/>
        </w:rPr>
        <w:t xml:space="preserve">, </w:t>
      </w:r>
      <w:r w:rsidR="00DF7099" w:rsidRPr="00CF2EA4">
        <w:rPr>
          <w:color w:val="000000"/>
          <w:lang w:val="en-GB"/>
        </w:rPr>
        <w:t>and simultaneously</w:t>
      </w:r>
      <w:r w:rsidRPr="00CF2EA4">
        <w:rPr>
          <w:color w:val="000000"/>
          <w:lang w:val="en-GB"/>
        </w:rPr>
        <w:t xml:space="preserve"> shaped by </w:t>
      </w:r>
      <w:r w:rsidR="00DF7099" w:rsidRPr="00CF2EA4">
        <w:rPr>
          <w:color w:val="000000"/>
          <w:lang w:val="en-GB"/>
        </w:rPr>
        <w:t>competition for resources</w:t>
      </w:r>
      <w:r w:rsidR="00945F54" w:rsidRPr="00CF2EA4">
        <w:rPr>
          <w:color w:val="000000"/>
          <w:lang w:val="en-GB"/>
        </w:rPr>
        <w:t xml:space="preserve"> </w:t>
      </w:r>
      <w:r w:rsidR="00945F54" w:rsidRPr="00CF2EA4">
        <w:rPr>
          <w:color w:val="000000"/>
          <w:lang w:val="en-GB"/>
        </w:rPr>
        <w:fldChar w:fldCharType="begin"/>
      </w:r>
      <w:r w:rsidR="00A47E3E" w:rsidRPr="00CF2EA4">
        <w:rPr>
          <w:color w:val="000000"/>
          <w:lang w:val="en-GB"/>
        </w:rPr>
        <w:instrText xml:space="preserve"> ADDIN ZOTERO_ITEM CSL_CITATION {"citationID":"iZHZxnLH","properties":{"formattedCitation":"(8)","plainCitation":"(8)","noteIndex":0},"citationItems":[{"id":202,"uris":["http://zotero.org/users/local/w8RmTn1Z/items/Y2H6UCAW"],"itemData":{"id":202,"type":"article-journal","container-title":"Science","DOI":"10.1126/science.289.5478.441","ISSN":"00368075, 10959203","issue":"5478","language":"en","page":"441-443","source":"DOI.org (Crossref)","title":"Evidence for Ecological Causation of Sexual Dimorphism in a Hummingbird","volume":"289","author":[{"family":"Temeles","given":"E. J."}],"issued":{"date-parts":[["2000",7,21]]}}}],"schema":"https://github.com/citation-style-language/schema/raw/master/csl-citation.json"} </w:instrText>
      </w:r>
      <w:r w:rsidR="00945F54" w:rsidRPr="00CF2EA4">
        <w:rPr>
          <w:color w:val="000000"/>
          <w:lang w:val="en-GB"/>
        </w:rPr>
        <w:fldChar w:fldCharType="separate"/>
      </w:r>
      <w:r w:rsidR="00A47E3E" w:rsidRPr="00CF2EA4">
        <w:rPr>
          <w:noProof/>
          <w:color w:val="000000"/>
          <w:lang w:val="en-GB"/>
        </w:rPr>
        <w:t>(8)</w:t>
      </w:r>
      <w:r w:rsidR="00945F54" w:rsidRPr="00CF2EA4">
        <w:rPr>
          <w:color w:val="000000"/>
          <w:lang w:val="en-GB"/>
        </w:rPr>
        <w:fldChar w:fldCharType="end"/>
      </w:r>
      <w:r w:rsidRPr="00CF2EA4">
        <w:rPr>
          <w:color w:val="000000"/>
          <w:lang w:val="en-GB"/>
        </w:rPr>
        <w:t>.</w:t>
      </w:r>
      <w:r w:rsidR="007E354C" w:rsidRPr="00CF2EA4">
        <w:rPr>
          <w:color w:val="000000"/>
          <w:lang w:val="en-GB"/>
        </w:rPr>
        <w:t xml:space="preserve"> </w:t>
      </w:r>
      <w:del w:id="5" w:author="Diego Fabian Beltran Segura" w:date="2022-08-25T16:41:00Z">
        <w:r w:rsidR="007E354C" w:rsidRPr="00CF2EA4" w:rsidDel="005D6EEE">
          <w:rPr>
            <w:color w:val="000000"/>
            <w:lang w:val="en-GB"/>
          </w:rPr>
          <w:delText xml:space="preserve">Notwithstanding the </w:delText>
        </w:r>
        <w:r w:rsidR="00725344" w:rsidRPr="00CF2EA4" w:rsidDel="005D6EEE">
          <w:rPr>
            <w:color w:val="000000"/>
            <w:lang w:val="en-GB"/>
          </w:rPr>
          <w:delText>traditional</w:delText>
        </w:r>
        <w:r w:rsidR="007E354C" w:rsidRPr="00CF2EA4" w:rsidDel="005D6EEE">
          <w:rPr>
            <w:color w:val="000000"/>
            <w:lang w:val="en-GB"/>
          </w:rPr>
          <w:delText xml:space="preserve"> attribution of sexual selection in shaping </w:delText>
        </w:r>
        <w:r w:rsidR="002009BB" w:rsidRPr="00CF2EA4" w:rsidDel="005D6EEE">
          <w:rPr>
            <w:color w:val="000000"/>
            <w:lang w:val="en-GB"/>
          </w:rPr>
          <w:delText>signalling</w:delText>
        </w:r>
        <w:r w:rsidR="007E354C" w:rsidRPr="00CF2EA4" w:rsidDel="005D6EEE">
          <w:rPr>
            <w:color w:val="000000"/>
            <w:lang w:val="en-GB"/>
          </w:rPr>
          <w:delText xml:space="preserve"> and competition-related traits, sexually dimorphic traits are likely to be under contrasting selective pressures, </w:delText>
        </w:r>
        <w:r w:rsidR="00FC6B6A" w:rsidRPr="00CF2EA4" w:rsidDel="005D6EEE">
          <w:rPr>
            <w:color w:val="000000"/>
            <w:lang w:val="en-GB"/>
          </w:rPr>
          <w:delText>including</w:delText>
        </w:r>
        <w:r w:rsidR="007E354C" w:rsidRPr="00CF2EA4" w:rsidDel="005D6EEE">
          <w:rPr>
            <w:color w:val="000000"/>
            <w:lang w:val="en-GB"/>
          </w:rPr>
          <w:delText xml:space="preserve"> natural selection </w:delText>
        </w:r>
        <w:r w:rsidR="007E354C" w:rsidRPr="00CF2EA4" w:rsidDel="005D6EEE">
          <w:rPr>
            <w:color w:val="000000"/>
            <w:lang w:val="en-GB"/>
          </w:rPr>
          <w:fldChar w:fldCharType="begin"/>
        </w:r>
        <w:r w:rsidR="00B921DE" w:rsidRPr="00CF2EA4" w:rsidDel="005D6EEE">
          <w:rPr>
            <w:color w:val="000000"/>
            <w:lang w:val="en-GB"/>
          </w:rPr>
          <w:delInstrText xml:space="preserve"> ADDIN ZOTERO_ITEM CSL_CITATION {"citationID":"7vwT8u98","properties":{"formattedCitation":"(12,13)","plainCitation":"(12,13)","noteIndex":0},"citationItems":[{"id":19,"uris":["http://zotero.org/users/local/w8RmTn1Z/items/Y8CM3E3Z"],"itemData":{"id":19,"type":"article-journal","abstract":"The bright colors of birds are often attributed to sexual selection on males, but in many species both sexes are colorful and it has been long debated whether sexual selection can also explain this variation. We show that most evolutionary transitions in color have been toward similar plumage in both sexes, and the color of both sexes (for example, bright or dull) was associated with indices of natural selection (for example, habitat type), whereas sexual differences in color were primarily associated with indices of sexual selection on males (for example, polygyny and large testes size). Debate about the evolution of bird coloration can be resolved by recognizing that both natural and sexual selection have been influential, but they have generally acted on two different axes: sexual selection on an axis of sexual differences and natural selection on both sexes for the type of color (for example, bright or dull).","container-title":"Science Advances","DOI":"10.1126/sciadv.1400155","ISSN":"2375-2548","issue":"2","journalAbbreviation":"Sci. Adv.","language":"en","page":"e1400155","source":"DOI.org (Crossref)","title":"Natural and sexual selection act on different axes of variation in avian plumage color","volume":"1","author":[{"family":"Dunn","given":"Peter O."},{"family":"Armenta","given":"Jessica K."},{"family":"Whittingham","given":"Linda A."}],"issued":{"date-parts":[["2015",3]]}}},{"id":663,"uris":["http://zotero.org/users/local/w8RmTn1Z/items/64CGMSYY"],"itemData":{"id":663,"type":"article-journal","container-title":"Evolution","DOI":"10.1111/evo.14212","ISSN":"0014-3820, 1558-5646","issue":"10","journalAbbreviation":"Evolution","language":"en","page":"2411-2424","source":"DOI.org (Crossref)","title":"Do sexually selected weapons drive diversification?","volume":"75","author":[{"family":"Emberts","given":"Zachary"},{"family":"Wiens","given":"John J."}],"issued":{"date-parts":[["2021",10]]}}}],"schema":"https://github.com/citation-style-language/schema/raw/master/csl-citation.json"} </w:delInstrText>
        </w:r>
        <w:r w:rsidR="007E354C" w:rsidRPr="00CF2EA4" w:rsidDel="005D6EEE">
          <w:rPr>
            <w:color w:val="000000"/>
            <w:lang w:val="en-GB"/>
          </w:rPr>
          <w:fldChar w:fldCharType="separate"/>
        </w:r>
        <w:r w:rsidR="00B921DE" w:rsidRPr="00CF2EA4" w:rsidDel="005D6EEE">
          <w:rPr>
            <w:noProof/>
            <w:color w:val="000000"/>
            <w:lang w:val="en-GB"/>
          </w:rPr>
          <w:delText>(12,13)</w:delText>
        </w:r>
        <w:r w:rsidR="007E354C" w:rsidRPr="00CF2EA4" w:rsidDel="005D6EEE">
          <w:rPr>
            <w:color w:val="000000"/>
            <w:lang w:val="en-GB"/>
          </w:rPr>
          <w:fldChar w:fldCharType="end"/>
        </w:r>
        <w:r w:rsidR="007E354C" w:rsidRPr="00CF2EA4" w:rsidDel="005D6EEE">
          <w:rPr>
            <w:color w:val="000000"/>
            <w:lang w:val="en-GB"/>
          </w:rPr>
          <w:delText xml:space="preserve">. </w:delText>
        </w:r>
      </w:del>
    </w:p>
    <w:p w14:paraId="3330BECF" w14:textId="1E6D5108" w:rsidR="0047780A" w:rsidRPr="00CF2EA4" w:rsidRDefault="0047780A" w:rsidP="00621C67">
      <w:pPr>
        <w:spacing w:line="480" w:lineRule="auto"/>
        <w:rPr>
          <w:color w:val="000000"/>
          <w:lang w:val="en-GB"/>
        </w:rPr>
      </w:pPr>
      <w:r w:rsidRPr="00CF2EA4">
        <w:rPr>
          <w:color w:val="000000"/>
          <w:lang w:val="en-GB"/>
        </w:rPr>
        <w:t> </w:t>
      </w:r>
    </w:p>
    <w:p w14:paraId="7014C7E3" w14:textId="47B0C8C0" w:rsidR="0047780A" w:rsidRPr="00CF2EA4" w:rsidRDefault="0047780A" w:rsidP="00621C67">
      <w:pPr>
        <w:spacing w:line="480" w:lineRule="auto"/>
        <w:rPr>
          <w:color w:val="000000"/>
          <w:lang w:val="en-GB"/>
        </w:rPr>
      </w:pPr>
      <w:r w:rsidRPr="00CF2EA4">
        <w:rPr>
          <w:color w:val="000000"/>
          <w:lang w:val="en-GB"/>
        </w:rPr>
        <w:t xml:space="preserve">In birds, elevation and habitat structure are some </w:t>
      </w:r>
      <w:del w:id="6" w:author="Diego Fabian Beltran Segura" w:date="2022-08-25T16:41:00Z">
        <w:r w:rsidRPr="00CF2EA4" w:rsidDel="005D6EEE">
          <w:rPr>
            <w:color w:val="000000"/>
            <w:lang w:val="en-GB"/>
          </w:rPr>
          <w:delText xml:space="preserve">of the </w:delText>
        </w:r>
      </w:del>
      <w:r w:rsidR="001D29B0" w:rsidRPr="00CF2EA4">
        <w:rPr>
          <w:color w:val="000000"/>
          <w:lang w:val="en-GB"/>
        </w:rPr>
        <w:t>ecological factors</w:t>
      </w:r>
      <w:r w:rsidRPr="00CF2EA4">
        <w:rPr>
          <w:color w:val="000000"/>
          <w:lang w:val="en-GB"/>
        </w:rPr>
        <w:t xml:space="preserve"> proposed to be drivers of trait divergence</w:t>
      </w:r>
      <w:r w:rsidR="00C95B2A" w:rsidRPr="00CF2EA4">
        <w:rPr>
          <w:color w:val="000000"/>
          <w:lang w:val="en-GB"/>
        </w:rPr>
        <w:t xml:space="preserve"> </w:t>
      </w:r>
      <w:r w:rsidR="00B00FC1" w:rsidRPr="00CF2EA4">
        <w:rPr>
          <w:color w:val="000000"/>
          <w:lang w:val="en-GB"/>
        </w:rPr>
        <w:t>between sexes through</w:t>
      </w:r>
      <w:r w:rsidRPr="00CF2EA4">
        <w:rPr>
          <w:color w:val="000000"/>
          <w:lang w:val="en-GB"/>
        </w:rPr>
        <w:t xml:space="preserve"> natural selection. </w:t>
      </w:r>
      <w:r w:rsidR="002D33BB" w:rsidRPr="00CF2EA4">
        <w:rPr>
          <w:color w:val="000000"/>
          <w:lang w:val="en-GB"/>
        </w:rPr>
        <w:t xml:space="preserve">Both oxygen availability and atmospheric pressure decrease with elevation, posing physiological and biomechanical constraints on flight performance </w:t>
      </w:r>
      <w:r w:rsidR="002D33BB" w:rsidRPr="00CF2EA4">
        <w:rPr>
          <w:color w:val="000000"/>
          <w:lang w:val="en-GB"/>
        </w:rPr>
        <w:fldChar w:fldCharType="begin"/>
      </w:r>
      <w:r w:rsidR="00A47E3E" w:rsidRPr="00CF2EA4">
        <w:rPr>
          <w:color w:val="000000"/>
          <w:lang w:val="en-GB"/>
        </w:rPr>
        <w:instrText xml:space="preserve"> ADDIN ZOTERO_ITEM CSL_CITATION {"citationID":"cv8duFQz","properties":{"formattedCitation":"(9,10)","plainCitation":"(9,10)","noteIndex":0},"citationItems":[{"id":175,"uris":["http://zotero.org/users/local/w8RmTn1Z/items/UA3648Z6"],"itemData":{"id":175,"type":"article-journal","container-title":"Proceedings of the National Academy of Sciences","DOI":"10.1073/pnas.0405260101","ISSN":"0027-8424, 1091-6490","issue":"51","journalAbbreviation":"Proceedings of the National Academy of Sciences","language":"en","page":"17731-17736","source":"DOI.org (Crossref)","title":"Resolution of a paradox: Hummingbird flight at high elevation does not come without a cost","title-short":"Resolution of a paradox","volume":"101","author":[{"family":"Altshuler","given":"D. L."},{"family":"Dudley","given":"R."},{"family":"McGuire","given":"J. A."}],"issued":{"date-parts":[["2004",12,21]]}}},{"id":693,"uris":["http://zotero.org/users/local/w8RmTn1Z/items/CJQ3Y992"],"itemData":{"id":693,"type":"article-journal","abstract":"Populations along steep environmental gradients are subject to differentiating selection that can result in local adaptation, despite countervailing gene flow, and genetic drift. In montane systems, where species are often restricted to narrow ranges of elevation, it is unclear whether the selection is strong enough to influence functional differentiation of subpopulations differing by a few hundred meters in elevation. We used targeted capture of 12 501 exons from across the genome, including 271 genes previously implicated in altitude adaptation, to test for adaptation to local elevations for 2 highland hummingbird species, Coeligena violifer (n = 62) and Colibri coruscans (n = 101). For each species, we described population genetic structure across the complex geography of the Peruvian Andes and, while accounting for this structure, we tested whether elevational allele frequency clines in single nucleotide polymorphisms (SNPs) showed evidence for local adaptation to elevation. Although the 2 species exhibited contrasting population genetic structures, we found signatures of clinal genetic variation with shifts in elevation in both. The genes with SNP-elevation associations included candidate genes previously discovered for high-elevation adaptation as well as others not previously identified, with cellular functions related to hypoxia response, energy metabolism, and immune function, among others. Despite the homogenizing effects of gene flow and genetic drift, natural selection on parts of the genome evidently optimizes elevation-specific cellular function even within elevation range-restricted montane populations. Consequently, our results suggest local adaptation occurring in narrow elevation bands in tropical mountains, such as the Andes, may effectively make them “taller” biogeographic barriers.","container-title":"Journal of Heredity","DOI":"10.1093/jhered/esab008","ISSN":"0022-1503, 1465-7333","issue":"3","language":"en","page":"229-240","source":"DOI.org (Crossref)","title":"Pervasive Genomic Signatures of Local Adaptation to Altitude Across Highland Specialist Andean Hummingbird Populations","volume":"112","author":[{"family":"Lim","given":"Marisa C W"},{"family":"Bi","given":"Ke"},{"family":"Witt","given":"Christopher C"},{"family":"Graham","given":"Catherine H"},{"family":"Dávalos","given":"Liliana M"}],"editor":[{"family":"Chapman","given":"Mark"}],"issued":{"date-parts":[["2021",5,24]]}}}],"schema":"https://github.com/citation-style-language/schema/raw/master/csl-citation.json"} </w:instrText>
      </w:r>
      <w:r w:rsidR="002D33BB" w:rsidRPr="00CF2EA4">
        <w:rPr>
          <w:color w:val="000000"/>
          <w:lang w:val="en-GB"/>
        </w:rPr>
        <w:fldChar w:fldCharType="separate"/>
      </w:r>
      <w:r w:rsidR="00A47E3E" w:rsidRPr="00CF2EA4">
        <w:rPr>
          <w:noProof/>
          <w:color w:val="000000"/>
          <w:lang w:val="en-GB"/>
        </w:rPr>
        <w:t>(9,10)</w:t>
      </w:r>
      <w:r w:rsidR="002D33BB" w:rsidRPr="00CF2EA4">
        <w:rPr>
          <w:color w:val="000000"/>
          <w:lang w:val="en-GB"/>
        </w:rPr>
        <w:fldChar w:fldCharType="end"/>
      </w:r>
      <w:r w:rsidR="002D33BB" w:rsidRPr="00CF2EA4">
        <w:rPr>
          <w:color w:val="000000"/>
          <w:lang w:val="en-GB"/>
        </w:rPr>
        <w:t xml:space="preserve">, which affect display manoeuvres </w:t>
      </w:r>
      <w:r w:rsidR="002D33BB" w:rsidRPr="00CF2EA4">
        <w:rPr>
          <w:color w:val="000000"/>
          <w:lang w:val="en-GB"/>
        </w:rPr>
        <w:fldChar w:fldCharType="begin"/>
      </w:r>
      <w:r w:rsidR="00A47E3E" w:rsidRPr="00CF2EA4">
        <w:rPr>
          <w:color w:val="000000"/>
          <w:lang w:val="en-GB"/>
        </w:rPr>
        <w:instrText xml:space="preserve"> ADDIN ZOTERO_ITEM CSL_CITATION {"citationID":"AeF8FRuh","properties":{"formattedCitation":"(11)","plainCitation":"(11)","noteIndex":0},"citationItems":[{"id":183,"uris":["http://zotero.org/users/local/w8RmTn1Z/items/EIJWQALW"],"itemData":{"id":183,"type":"article-journal","abstract":"How does agility evolve? This question is challenging because natural movement has many degrees of freedom and can be influenced by multiple traits. We used computer vision to record thousands of translations, rotations, and turns from more than 200 hummingbirds from 25 species, revealing that distinct performance metrics are correlated and that species diverge in their maneuvering style. Our analysis demonstrates that the enhanced maneuverability of larger species is explained by their proportionately greater muscle capacity and lower wing loading. Fast acceleration maneuvers evolve by recruiting changes in muscle capacity, whereas fast rotations and sharp turns evolve by recruiting changes in wing morphology. Both species and individuals use turns that play to their strengths. These results demonstrate how both skill and biomechanical traits shape maneuvering behavior.","container-title":"Science","DOI":"10.1126/science.aao7104","ISSN":"0036-8075, 1095-9203","issue":"6376","journalAbbreviation":"Science","language":"en","page":"653-657","source":"DOI.org (Crossref)","title":"Morphology, muscle capacity, skill, and maneuvering ability in hummingbirds","volume":"359","author":[{"family":"Dakin","given":"Roslyn"},{"family":"Segre","given":"Paolo S."},{"family":"Straw","given":"Andrew D."},{"family":"Altshuler","given":"Douglas L."}],"issued":{"date-parts":[["2018",2,9]]}}}],"schema":"https://github.com/citation-style-language/schema/raw/master/csl-citation.json"} </w:instrText>
      </w:r>
      <w:r w:rsidR="002D33BB" w:rsidRPr="00CF2EA4">
        <w:rPr>
          <w:color w:val="000000"/>
          <w:lang w:val="en-GB"/>
        </w:rPr>
        <w:fldChar w:fldCharType="separate"/>
      </w:r>
      <w:r w:rsidR="00A47E3E" w:rsidRPr="00CF2EA4">
        <w:rPr>
          <w:noProof/>
          <w:color w:val="000000"/>
          <w:lang w:val="en-GB"/>
        </w:rPr>
        <w:t>(11)</w:t>
      </w:r>
      <w:r w:rsidR="002D33BB" w:rsidRPr="00CF2EA4">
        <w:rPr>
          <w:color w:val="000000"/>
          <w:lang w:val="en-GB"/>
        </w:rPr>
        <w:fldChar w:fldCharType="end"/>
      </w:r>
      <w:r w:rsidR="002D33BB" w:rsidRPr="00CF2EA4">
        <w:rPr>
          <w:color w:val="000000"/>
          <w:lang w:val="en-GB"/>
        </w:rPr>
        <w:t xml:space="preserve">, and the use of ornaments such as elongated tails </w:t>
      </w:r>
      <w:r w:rsidR="00A22276" w:rsidRPr="00CF2EA4">
        <w:rPr>
          <w:color w:val="000000"/>
          <w:lang w:val="en-GB"/>
        </w:rPr>
        <w:fldChar w:fldCharType="begin"/>
      </w:r>
      <w:r w:rsidR="00A47E3E" w:rsidRPr="00CF2EA4">
        <w:rPr>
          <w:color w:val="000000"/>
          <w:lang w:val="en-GB"/>
        </w:rPr>
        <w:instrText xml:space="preserve"> ADDIN ZOTERO_ITEM CSL_CITATION {"citationID":"hfR9TrbG","properties":{"formattedCitation":"(12)","plainCitation":"(12)","noteIndex":0},"citationItems":[{"id":642,"uris":["http://zotero.org/users/local/w8RmTn1Z/items/E7B5ZI3Q"],"itemData":{"id":642,"type":"article-journal","abstract":"The tail morphology of many birds is shaped by both natural and sexual selection. Models of tail aerodynamics predict that functions related to flight naturally select for moderately forked tail shapes, constraining the tendency of sexual selection to generate interspecific morphological diversity. Moreover, models predict that small birds will have low variation in tail morphology. Although hummingbirds (family Trochilidae) depend exclusively on flight for locomotion, the diversity of their tail morphology is among the greatest in all bird families. Hummingbird tail length exhibits positive allometry, scaling as approximately mass0.5, which causes tail surface area to scale as mass1.0. Forked tail morphology arises at least 26 times in the clade, and forked taxa tend to be sexually dimorphic, whereas species with graduated tails tend to be monomorphic. Small hummingbird species exhibit higher variation in tail morphology than large species. These results suggest that moderately forked tail morphology tends to arise via sexual selection in hummingbirds and that large species are more constrained in tail morphology than small species. Both patterns are inconsistent with current models of how bird tails function. This suggests that, in terms of aerodynamics, hummingbird tails function differently from the tails of other birds. Received 26 January 2009, accepted 31 July 2009.","container-title":"The Auk","DOI":"10.1525/auk.2009.09073","ISSN":"0004-8038, 1938-4254","issue":"1","journalAbbreviation":"The Auk","language":"en","page":"44-56","source":"DOI.org (Crossref)","title":"The Evolution of Tail Shape in Hummingbirds","volume":"127","author":[{"family":"Clark","given":"Christopher J."}],"issued":{"date-parts":[["2010",1]]}}}],"schema":"https://github.com/citation-style-language/schema/raw/master/csl-citation.json"} </w:instrText>
      </w:r>
      <w:r w:rsidR="00A22276" w:rsidRPr="00CF2EA4">
        <w:rPr>
          <w:color w:val="000000"/>
          <w:lang w:val="en-GB"/>
        </w:rPr>
        <w:fldChar w:fldCharType="separate"/>
      </w:r>
      <w:r w:rsidR="00A47E3E" w:rsidRPr="00CF2EA4">
        <w:rPr>
          <w:color w:val="000000"/>
          <w:lang w:val="en-GB"/>
        </w:rPr>
        <w:t>(12)</w:t>
      </w:r>
      <w:r w:rsidR="00A22276" w:rsidRPr="00CF2EA4">
        <w:rPr>
          <w:color w:val="000000"/>
          <w:lang w:val="en-GB"/>
        </w:rPr>
        <w:fldChar w:fldCharType="end"/>
      </w:r>
      <w:r w:rsidRPr="00CF2EA4">
        <w:rPr>
          <w:color w:val="000000"/>
          <w:lang w:val="en-GB"/>
        </w:rPr>
        <w:t xml:space="preserve">. </w:t>
      </w:r>
      <w:r w:rsidR="00B70A4F" w:rsidRPr="00CF2EA4">
        <w:rPr>
          <w:color w:val="000000"/>
          <w:lang w:val="en-GB"/>
        </w:rPr>
        <w:t>Habitat structure may produce sexual dimorphism in feeding apparatus morphology when there is food niche partitioning between sexes</w:t>
      </w:r>
      <w:r w:rsidR="00F91101" w:rsidRPr="00CF2EA4">
        <w:rPr>
          <w:color w:val="000000"/>
          <w:lang w:val="en-GB"/>
        </w:rPr>
        <w:t xml:space="preserve"> </w:t>
      </w:r>
      <w:r w:rsidR="00791759" w:rsidRPr="00CF2EA4">
        <w:rPr>
          <w:color w:val="000000"/>
          <w:lang w:val="en-GB"/>
        </w:rPr>
        <w:fldChar w:fldCharType="begin"/>
      </w:r>
      <w:r w:rsidR="00A47E3E" w:rsidRPr="00CF2EA4">
        <w:rPr>
          <w:color w:val="000000"/>
          <w:lang w:val="en-GB"/>
        </w:rPr>
        <w:instrText xml:space="preserve"> ADDIN ZOTERO_ITEM CSL_CITATION {"citationID":"j1K0b7mg","properties":{"formattedCitation":"(8,13)","plainCitation":"(8,13)","noteIndex":0},"citationItems":[{"id":184,"uris":["http://zotero.org/users/local/w8RmTn1Z/items/CGPYFNZD"],"itemData":{"id":184,"type":"article-journal","container-title":"The American Naturalist","DOI":"10.1086/283408","ISSN":"0003-0147, 1537-5323","issue":"4","journalAbbreviation":"The American Naturalist","language":"en","page":"481-497","source":"DOI.org (Crossref)","title":"Elevation and the Morphology, Flight Energetics, and Foraging Ecology of Tropical Hummingbirds","volume":"113","author":[{"family":"Feinsinger","given":"Peter"},{"family":"Colwell","given":"Robert K."},{"family":"Terborgh","given":"John"},{"family":"Chaplin","given":"Susan Budd"}],"issued":{"date-parts":[["1979",4]]}}},{"id":202,"uris":["http://zotero.org/users/local/w8RmTn1Z/items/Y2H6UCAW"],"itemData":{"id":202,"type":"article-journal","container-title":"Science","DOI":"10.1126/science.289.5478.441","ISSN":"00368075, 10959203","issue":"5478","language":"en","page":"441-443","source":"DOI.org (Crossref)","title":"Evidence for Ecological Causation of Sexual Dimorphism in a Hummingbird","volume":"289","author":[{"family":"Temeles","given":"E. J."}],"issued":{"date-parts":[["2000",7,21]]}}}],"schema":"https://github.com/citation-style-language/schema/raw/master/csl-citation.json"} </w:instrText>
      </w:r>
      <w:r w:rsidR="00791759" w:rsidRPr="00CF2EA4">
        <w:rPr>
          <w:color w:val="000000"/>
          <w:lang w:val="en-GB"/>
        </w:rPr>
        <w:fldChar w:fldCharType="separate"/>
      </w:r>
      <w:r w:rsidR="00A47E3E" w:rsidRPr="00CF2EA4">
        <w:rPr>
          <w:noProof/>
          <w:color w:val="000000"/>
          <w:lang w:val="en-GB"/>
        </w:rPr>
        <w:t>(8,13)</w:t>
      </w:r>
      <w:r w:rsidR="00791759" w:rsidRPr="00CF2EA4">
        <w:rPr>
          <w:color w:val="000000"/>
          <w:lang w:val="en-GB"/>
        </w:rPr>
        <w:fldChar w:fldCharType="end"/>
      </w:r>
      <w:r w:rsidR="00B70A4F" w:rsidRPr="00CF2EA4">
        <w:rPr>
          <w:color w:val="000000"/>
          <w:lang w:val="en-GB"/>
        </w:rPr>
        <w:t xml:space="preserve">, and it </w:t>
      </w:r>
      <w:r w:rsidRPr="00CF2EA4">
        <w:rPr>
          <w:color w:val="000000"/>
          <w:lang w:val="en-GB"/>
        </w:rPr>
        <w:t xml:space="preserve">may also affect how </w:t>
      </w:r>
      <w:r w:rsidR="00513746" w:rsidRPr="00CF2EA4">
        <w:rPr>
          <w:color w:val="000000"/>
          <w:lang w:val="en-GB"/>
        </w:rPr>
        <w:t xml:space="preserve">songs </w:t>
      </w:r>
      <w:r w:rsidR="00070293" w:rsidRPr="00CF2EA4">
        <w:rPr>
          <w:color w:val="000000"/>
          <w:lang w:val="en-GB"/>
        </w:rPr>
        <w:t>are</w:t>
      </w:r>
      <w:r w:rsidRPr="00CF2EA4">
        <w:rPr>
          <w:color w:val="000000"/>
          <w:lang w:val="en-GB"/>
        </w:rPr>
        <w:t xml:space="preserve"> </w:t>
      </w:r>
      <w:r w:rsidR="00513746" w:rsidRPr="00CF2EA4">
        <w:rPr>
          <w:color w:val="000000"/>
          <w:lang w:val="en-GB"/>
        </w:rPr>
        <w:t>transmitted</w:t>
      </w:r>
      <w:r w:rsidRPr="00CF2EA4">
        <w:rPr>
          <w:color w:val="000000"/>
          <w:lang w:val="en-GB"/>
        </w:rPr>
        <w:t xml:space="preserve"> and perceived</w:t>
      </w:r>
      <w:r w:rsidR="00791759" w:rsidRPr="00CF2EA4">
        <w:rPr>
          <w:color w:val="000000"/>
          <w:lang w:val="en-GB"/>
        </w:rPr>
        <w:t xml:space="preserve"> </w:t>
      </w:r>
      <w:r w:rsidR="00791759" w:rsidRPr="00CF2EA4">
        <w:rPr>
          <w:color w:val="000000"/>
          <w:lang w:val="en-GB"/>
        </w:rPr>
        <w:fldChar w:fldCharType="begin"/>
      </w:r>
      <w:r w:rsidR="00A47E3E" w:rsidRPr="00CF2EA4">
        <w:rPr>
          <w:color w:val="000000"/>
          <w:lang w:val="en-GB"/>
        </w:rPr>
        <w:instrText xml:space="preserve"> ADDIN ZOTERO_ITEM CSL_CITATION {"citationID":"ZnZxEY5D","properties":{"formattedCitation":"(14\\uc0\\u8211{}17)","plainCitation":"(14–17)","noteIndex":0},"citationItems":[{"id":264,"uris":["http://zotero.org/users/local/w8RmTn1Z/items/3XNE6KPS"],"itemData":{"id":264,"type":"article-journal","container-title":"Journal of Animal Ecology","DOI":"https://www.jstor.org/stable/3505653","language":"en","page":"434-440","title":"The impact of environmental noise on song amplitude in a territorial bird","volume":"73","author":[{"family":"Brumm","given":"Henrik"}],"issued":{"date-parts":[["2004"]]}}},{"id":270,"uris":["http://zotero.org/users/local/w8RmTn1Z/items/4QEUFS84"],"itemData":{"id":270,"type":"article-journal","container-title":"Functional Ecology","DOI":"10.1111/j.1365-2435.2006.01207.x","ISSN":"0269-8463, 1365-2435","issue":"1","journalAbbreviation":"Funct Ecology","language":"en","source":"DOI.org (Crossref)","title":"Habitat structure and the evolution of bird song: a meta-analysis of the evidence for the acoustic adaptation hypothesis","title-short":"Habitat structure and the evolution of bird song","URL":"http://doi.wiley.com/10.1111/j.1365-2435.2006.01207.x","volume":"21","author":[{"family":"Boncoraglio","given":"Giuseppe"},{"family":"Saino","given":"Nicola"}],"accessed":{"date-parts":[["2020",7,13]]},"issued":{"date-parts":[["2007",2]]}}},{"id":266,"uris":["http://zotero.org/users/local/w8RmTn1Z/items/R2YUQUEE"],"itemData":{"id":266,"type":"article-journal","container-title":"Behavioral Ecology","DOI":"10.1093/beheco/arp101","ISSN":"1465-7279, 1045-2249","issue":"5","language":"en","page":"1089-1095","source":"DOI.org (Crossref)","title":"Birdsong tuned to the environment: green hylia song varies with elevation, tree cover, and noise","title-short":"Birdsong tuned to the environment","volume":"20","author":[{"family":"Kirschel","given":"Alexander N. G."},{"family":"Blumstein","given":"Daniel T."},{"family":"Cohen","given":"Rachel E."},{"family":"Buermann","given":"Wolfgang"},{"family":"Smith","given":"Thomas B."},{"family":"Slabbekoorn","given":"Hans"}],"issued":{"date-parts":[["2009"]]}}},{"id":260,"uris":["http://zotero.org/users/local/w8RmTn1Z/items/Z9T6QZUB"],"itemData":{"id":260,"type":"article-journal","abstract":"In songbirds, song complexity and song sharing are features of prime importance for territorial defence and mate attraction. These aspects of song may be strongly inﬂuenced by changes in social environment caused by habitat fragmentation. We tested the hypothesis that habitat fragmentation induced by human activities inﬂuences song complexity and song sharing in the skylark, a songbird with a very large repertoire and whose population recently underwent a large decline. We applied powerful mathematical and statistical tools to assess and compare song complexity and song sharing patterns of syllables and sequences of syllables in two populations: a declining population in a fragmented habitat, in which breeding areas are separated from each other by unsuitable surroundings, and a stable population in a continuous habitat. Our results show that the structure of the habitat inﬂuences song sharing, but not song complexity. Neighbouring birds shared more syllables and sequences of syllables in the fragmented habitat than in the continuous one. Habitat fragmentation seems thus to have an effect on the composition of elements in songs, but not on the number and complexity of these elements, which may be a ﬁxed feature of song peculiar to skylarks.","container-title":"Journal of Theoretical Biology","DOI":"10.1016/j.jtbi.2009.09.020","ISSN":"00225193","issue":"1","journalAbbreviation":"Journal of Theoretical Biology","language":"en","page":"151-164","source":"DOI.org (Crossref)","title":"Are bird song complexity and song sharing shaped by habitat structure? An information theory and statistical approach","title-short":"Are bird song complexity and song sharing shaped by habitat structure?","volume":"262","author":[{"family":"Briefer","given":"Elodie"},{"family":"Osiejuk","given":"Tomasz S."},{"family":"Rybak","given":"Fanny"},{"family":"Aubin","given":"Thierry"}],"issued":{"date-parts":[["2010",1]]}}}],"schema":"https://github.com/citation-style-language/schema/raw/master/csl-citation.json"} </w:instrText>
      </w:r>
      <w:r w:rsidR="00791759" w:rsidRPr="00CF2EA4">
        <w:rPr>
          <w:color w:val="000000"/>
          <w:lang w:val="en-GB"/>
        </w:rPr>
        <w:fldChar w:fldCharType="separate"/>
      </w:r>
      <w:r w:rsidR="00A47E3E" w:rsidRPr="00CF2EA4">
        <w:rPr>
          <w:color w:val="000000"/>
          <w:lang w:val="en-US"/>
        </w:rPr>
        <w:t>(14–17)</w:t>
      </w:r>
      <w:r w:rsidR="00791759" w:rsidRPr="00CF2EA4">
        <w:rPr>
          <w:color w:val="000000"/>
          <w:lang w:val="en-GB"/>
        </w:rPr>
        <w:fldChar w:fldCharType="end"/>
      </w:r>
      <w:r w:rsidRPr="00CF2EA4">
        <w:rPr>
          <w:color w:val="000000"/>
          <w:lang w:val="en-GB"/>
        </w:rPr>
        <w:t>. Additionally, changes in elevation can alter species richness</w:t>
      </w:r>
      <w:r w:rsidR="00CB272C" w:rsidRPr="00CF2EA4">
        <w:rPr>
          <w:color w:val="000000"/>
          <w:lang w:val="en-GB"/>
        </w:rPr>
        <w:t xml:space="preserve"> and composition</w:t>
      </w:r>
      <w:r w:rsidR="00B70A4F" w:rsidRPr="00CF2EA4">
        <w:rPr>
          <w:color w:val="000000"/>
          <w:lang w:val="en-GB"/>
        </w:rPr>
        <w:t xml:space="preserve"> of assemblages</w:t>
      </w:r>
      <w:r w:rsidR="00791759" w:rsidRPr="00CF2EA4">
        <w:rPr>
          <w:color w:val="000000"/>
          <w:lang w:val="en-GB"/>
        </w:rPr>
        <w:t xml:space="preserve"> </w:t>
      </w:r>
      <w:r w:rsidR="00791759" w:rsidRPr="00CF2EA4">
        <w:rPr>
          <w:color w:val="000000"/>
          <w:lang w:val="en-GB"/>
        </w:rPr>
        <w:fldChar w:fldCharType="begin"/>
      </w:r>
      <w:r w:rsidR="00A47E3E" w:rsidRPr="00CF2EA4">
        <w:rPr>
          <w:color w:val="000000"/>
          <w:lang w:val="en-GB"/>
        </w:rPr>
        <w:instrText xml:space="preserve"> ADDIN ZOTERO_ITEM CSL_CITATION {"citationID":"3nemK3tv","properties":{"formattedCitation":"(18\\uc0\\u8211{}20)","plainCitation":"(18–20)","noteIndex":0},"citationItems":[{"id":274,"uris":["http://zotero.org/users/local/w8RmTn1Z/items/YLQX3WFV"],"itemData":{"id":274,"type":"article-journal","abstract":"The elevational gradient of species richness is often claimed to mirror the latitudinal gradient and has traditionally been explained by assuming a decrease in productivity with elevation and more recently by Rapoport’s rule. The inﬂuence of area on the pattern has rarely been considered. Analyses of all South American tropical land birds (more than one-fourth of the extant bird species on Earth) are used to examine four species richness/elevation models: null model, Rapoport’s rule, and monotonic or hump-shaped productivity/species richness relationships. To quantify the area effect, species-area curves were created for seven elevational zones. Not accounting for area, species richness declined monotonically with elevation, but area accounted for 67%–91% of the variation in species richness per zone. When area was factored out, a hump-shaped pattern emerged, with more species in the 500–1,000-m (P Ͻ .005) and 1,000–1,500-m zones (P Ͻ .10) than in the 0–500-m zone. Rapoport’s rule and the monotonic productivity/species richness relationship were thus not supported. Instead, elevational turnover rates and numbers of shared species between zones suggested that the hump-shaped pattern reﬂects geometric constraints (as predicted by the null model) imposed by the narrow span of the gradient, and it is suggested that midelevational zones may represent sink habitats.","container-title":"The American Naturalist","DOI":"10.1086/286028","ISSN":"0003-0147, 1537-5323","issue":"5","journalAbbreviation":"The American Naturalist","language":"en","page":"875-902","source":"DOI.org (Crossref)","title":"The Relationship Among Area, Elevation, And Regional Species Richness In Neotropical Birds","volume":"149","author":[{"family":"Rahbek","given":"Carsten"}],"issued":{"date-parts":[["1997",5]]}}},{"id":254,"uris":["http://zotero.org/users/local/w8RmTn1Z/items/HX7EUA28"],"itemData":{"id":254,"type":"article-journal","container-title":"Science","DOI":"10.1126/science.1072779","ISSN":"00368075, 10959203","issue":"5586","language":"en","page":"1548-1551","source":"DOI.org (Crossref)","title":"Geographic Range Size and Determinants of Avian Species Richness","volume":"297","author":[{"family":"Jetz","given":"W."}],"issued":{"date-parts":[["2002",8,30]]}}},{"id":276,"uris":["http://zotero.org/users/local/w8RmTn1Z/items/2UFDDWH4"],"itemData":{"id":276,"type":"article-journal","container-title":"Nature","DOI":"10.1038/nature25794","ISSN":"0028-0836, 1476-4687","issue":"7695","journalAbbreviation":"Nature","language":"en","page":"246-250","source":"DOI.org (Crossref)","title":"Global elevational diversity and diversification of birds","volume":"555","author":[{"family":"Quintero","given":"Ignacio"},{"family":"Jetz","given":"Walter"}],"issued":{"date-parts":[["2018",3]]}}}],"schema":"https://github.com/citation-style-language/schema/raw/master/csl-citation.json"} </w:instrText>
      </w:r>
      <w:r w:rsidR="00791759" w:rsidRPr="00CF2EA4">
        <w:rPr>
          <w:color w:val="000000"/>
          <w:lang w:val="en-GB"/>
        </w:rPr>
        <w:fldChar w:fldCharType="separate"/>
      </w:r>
      <w:r w:rsidR="00A47E3E" w:rsidRPr="00CF2EA4">
        <w:rPr>
          <w:color w:val="000000"/>
          <w:lang w:val="en-US"/>
        </w:rPr>
        <w:t>(18–20)</w:t>
      </w:r>
      <w:r w:rsidR="00791759" w:rsidRPr="00CF2EA4">
        <w:rPr>
          <w:color w:val="000000"/>
          <w:lang w:val="en-GB"/>
        </w:rPr>
        <w:fldChar w:fldCharType="end"/>
      </w:r>
      <w:r w:rsidRPr="00CF2EA4">
        <w:rPr>
          <w:color w:val="000000"/>
          <w:lang w:val="en-GB"/>
        </w:rPr>
        <w:t xml:space="preserve">, </w:t>
      </w:r>
      <w:r w:rsidR="00CB272C" w:rsidRPr="00CF2EA4">
        <w:rPr>
          <w:color w:val="000000"/>
          <w:lang w:val="en-GB"/>
        </w:rPr>
        <w:t>affecting</w:t>
      </w:r>
      <w:r w:rsidRPr="00CF2EA4">
        <w:rPr>
          <w:color w:val="000000"/>
          <w:lang w:val="en-GB"/>
        </w:rPr>
        <w:t xml:space="preserve"> inter</w:t>
      </w:r>
      <w:r w:rsidR="00B70A4F" w:rsidRPr="00CF2EA4">
        <w:rPr>
          <w:color w:val="000000"/>
          <w:lang w:val="en-GB"/>
        </w:rPr>
        <w:t>-</w:t>
      </w:r>
      <w:r w:rsidRPr="00CF2EA4">
        <w:rPr>
          <w:color w:val="000000"/>
          <w:lang w:val="en-GB"/>
        </w:rPr>
        <w:t xml:space="preserve"> and </w:t>
      </w:r>
      <w:r w:rsidRPr="00CF2EA4">
        <w:rPr>
          <w:color w:val="000000"/>
          <w:lang w:val="en-GB"/>
        </w:rPr>
        <w:lastRenderedPageBreak/>
        <w:t>intra-sexual acoustic competition</w:t>
      </w:r>
      <w:r w:rsidR="00791759" w:rsidRPr="00CF2EA4">
        <w:rPr>
          <w:color w:val="000000"/>
          <w:lang w:val="en-GB"/>
        </w:rPr>
        <w:t xml:space="preserve"> </w:t>
      </w:r>
      <w:r w:rsidR="00791759" w:rsidRPr="00CF2EA4">
        <w:rPr>
          <w:color w:val="000000"/>
          <w:lang w:val="en-GB"/>
        </w:rPr>
        <w:fldChar w:fldCharType="begin"/>
      </w:r>
      <w:r w:rsidR="00A47E3E" w:rsidRPr="00CF2EA4">
        <w:rPr>
          <w:color w:val="000000"/>
          <w:lang w:val="en-GB"/>
        </w:rPr>
        <w:instrText xml:space="preserve"> ADDIN ZOTERO_ITEM CSL_CITATION {"citationID":"97xmLLI8","properties":{"formattedCitation":"(21\\uc0\\u8211{}23)","plainCitation":"(21–23)","noteIndex":0},"citationItems":[{"id":271,"uris":["http://zotero.org/users/local/w8RmTn1Z/items/AGXBQ3NK"],"itemData":{"id":271,"type":"article-journal","container-title":"Philosophical Transactions of the Royal Society of London. Series B: Biological Sciences","DOI":"10.1098/rstb.2001.1056","ISSN":"0962-8436, 1471-2970","issue":"1420","journalAbbreviation":"Phil. Trans. R. Soc. Lond. B","language":"en","page":"493-503","source":"DOI.org (Crossref)","title":"Bird song, ecology and speciation","volume":"357","author":[{"family":"Slabbekoorn","given":"Hans"},{"family":"Smith","given":"Thomas B."}],"issued":{"date-parts":[["2002",4,29]]}}},{"id":272,"uris":["http://zotero.org/users/local/w8RmTn1Z/items/RP7GB5RJ"],"itemData":{"id":272,"type":"article-journal","container-title":"Trends in Ecology &amp; Evolution","DOI":"10.1016/j.tree.2012.10.002","ISSN":"01695347","issue":"3","journalAbbreviation":"Trends in Ecology &amp; Evolution","language":"en","page":"156-166","source":"DOI.org (Crossref)","title":"Evolutionary divergence in acoustic signals: causes and consequences","title-short":"Evolutionary divergence in acoustic signals","volume":"28","author":[{"family":"Wilkins","given":"Matthew R."},{"family":"Seddon","given":"Nathalie"},{"family":"Safran","given":"Rebecca J."}],"issued":{"date-parts":[["2013",3]]}}},{"id":673,"uris":["http://zotero.org/users/local/w8RmTn1Z/items/6R68ZFZZ"],"itemData":{"id":673,"type":"article-journal","abstract":"For the past several decades it has been proposed that birds show latitudinal variation in song complexity. How universal this variation may be and what factors generate it, however, are still largely unknown. Furthermore, while migration is confounded with latitude, migratory behaviour alone may also be associated with variation in song complexity. In this paper we review the literature to assess current ideas on how latitude and migratory behaviour may drive large-scale geographical patterns of song complexity. At least seven distinct hypotheses have been proposed in 29 studies of the topic. Four of these hypotheses posit that sexual selection pressures co-vary with latitude and/or migration, resulting in concordant changes in song. Other hypotheses suggest that mechanisms other than sexual selection, such as large-scale changes in environmental sound transmission properties, may be at play. Sixteen studies found support for increased song complexity with increased latitude and/or migration, whereas 13 did not. Relatively few studies exist on this topic, and methodological differences between them and variable deﬁnitions of ‘complexity’ make it difﬁcult to determine whether results are comparable and concordant. At a minimum, it is possible to conclude there is no strong evidence that song complexity increases with latitude and/or migration in all birds. Future work should focus on examining multiple hypotheses at once to further advance our understanding of how latitude, migration and song complexity may or may not be related.","container-title":"Ibis","DOI":"10.1111/ibi.12648","ISSN":"00191019","issue":"1","journalAbbreviation":"Ibis","language":"en","page":"1-12","source":"DOI.org (Crossref)","title":"The relationship between latitude, migration and the evolution of bird song complexity","volume":"161","author":[{"family":"Najar","given":"Nadje"},{"family":"Benedict","given":"Lauryn"}],"issued":{"date-parts":[["2019",1]]}}}],"schema":"https://github.com/citation-style-language/schema/raw/master/csl-citation.json"} </w:instrText>
      </w:r>
      <w:r w:rsidR="00791759" w:rsidRPr="00CF2EA4">
        <w:rPr>
          <w:color w:val="000000"/>
          <w:lang w:val="en-GB"/>
        </w:rPr>
        <w:fldChar w:fldCharType="separate"/>
      </w:r>
      <w:r w:rsidR="00A47E3E" w:rsidRPr="00CF2EA4">
        <w:rPr>
          <w:color w:val="000000"/>
          <w:lang w:val="en-US"/>
        </w:rPr>
        <w:t>(21–23)</w:t>
      </w:r>
      <w:r w:rsidR="00791759" w:rsidRPr="00CF2EA4">
        <w:rPr>
          <w:color w:val="000000"/>
          <w:lang w:val="en-GB"/>
        </w:rPr>
        <w:fldChar w:fldCharType="end"/>
      </w:r>
      <w:r w:rsidR="00070293" w:rsidRPr="00CF2EA4">
        <w:rPr>
          <w:color w:val="000000"/>
          <w:lang w:val="en-GB"/>
        </w:rPr>
        <w:t xml:space="preserve"> and</w:t>
      </w:r>
      <w:r w:rsidRPr="00CF2EA4">
        <w:rPr>
          <w:color w:val="000000"/>
          <w:lang w:val="en-GB"/>
        </w:rPr>
        <w:t xml:space="preserve"> visual </w:t>
      </w:r>
      <w:r w:rsidR="000C0097" w:rsidRPr="00CF2EA4">
        <w:rPr>
          <w:color w:val="000000"/>
          <w:lang w:val="en-GB"/>
        </w:rPr>
        <w:t>communication</w:t>
      </w:r>
      <w:ins w:id="7" w:author="Diego Fabian Beltran Segura" w:date="2022-08-25T16:46:00Z">
        <w:r w:rsidR="005D6EEE" w:rsidRPr="00CF2EA4">
          <w:rPr>
            <w:color w:val="000000"/>
            <w:lang w:val="en-GB"/>
          </w:rPr>
          <w:t xml:space="preserve"> </w:t>
        </w:r>
      </w:ins>
      <w:r w:rsidR="005D6EEE" w:rsidRPr="00CF2EA4">
        <w:rPr>
          <w:color w:val="000000"/>
          <w:lang w:val="en-GB"/>
        </w:rPr>
        <w:fldChar w:fldCharType="begin"/>
      </w:r>
      <w:r w:rsidR="00A47E3E" w:rsidRPr="00CF2EA4">
        <w:rPr>
          <w:color w:val="000000"/>
          <w:lang w:val="en-GB"/>
        </w:rPr>
        <w:instrText xml:space="preserve"> ADDIN ZOTERO_ITEM CSL_CITATION {"citationID":"kfwpBEGW","properties":{"formattedCitation":"(24,25)","plainCitation":"(24,25)","noteIndex":0},"citationItems":[{"id":389,"uris":["http://zotero.org/users/local/w8RmTn1Z/items/KJTTJH69"],"itemData":{"id":389,"type":"report","abstract":"Abstract\n          Identification errors between closely related, co-occurring, species may lead to misdirected social interactions such as costly interbreeding or misdirected aggression. This selects for divergence in traits involved in species identification among co-occurring species, resulting from character displacement. On the other hand, predation may select for crypsis, potentially leading co-occurring species that share the same environment and predators to have a similar appearance. However, few studies have explored how these antagonistic processes influence colour at the community level. Here, we assess colour clustering and overdispersion in 189 hummingbird communities, tallying 112 species, across Ecuador and suggest possible evolutionary mechanisms at stake by controlling for species phylogenetic relatedness. In hummingbirds, most colours are iridescent structural colours, defined as colours that change with the illumination or observation angle. Because small variations in the underlying structures can have dramatic effects on the resulting colours and because iridescent structures can produce virtually any hue and brightness, we expect iridescent colours to respond finely to selective pressures. Moreover, we predict that hue angular dependence – a specific aspect of iridescent colours – may be used as an additional channel for species recognition. In our hummingbird assemblages in Ecuador, we find support for colour overdispersion in ventral and facial patches at the community level even after controlling for the phylogeny, especially on iridescence-related traits, suggesting character displacement among co-occurring species. We also find colour clustering at the community level on dorsal patches, suspected to be involved in camouflage, suggesting that the same cryptic colours are selected among co-occurring species.\n          \n            This article has been peer-reviewed and recommended by\n            Peer Community In Evolutionary Biology","genre":"preprint","language":"en","note":"DOI: 10.1101/586362","publisher":"Evolutionary Biology","source":"DOI.org (Crossref)","title":"Distribution of iridescent colours in hummingbird communities results from the interplay between selection for camouflage and communication","URL":"http://biorxiv.org/lookup/doi/10.1101/586362","author":[{"family":"Gruson","given":"Hugo"},{"family":"Elias","given":"Marianne"},{"family":"Parra","given":"Juan L."},{"family":"Andraud","given":"Christine"},{"family":"Berthier","given":"Serge"},{"family":"Doutrelant","given":"Claire"},{"family":"Gomez","given":"Doris"}],"accessed":{"date-parts":[["2020",8,8]]},"issued":{"date-parts":[["2019",3,26]]}}},{"id":694,"uris":["http://zotero.org/users/local/w8RmTn1Z/items/BANYRMYZ"],"itemData":{"id":694,"type":"article-journal","abstract":"Positive frequency-dependent selection (FDS) is a selection regime where the fitness of a phenotype increases with its frequency, and it is thought to underlie important adaptive strategies resting on signaling and communication. However, whether and how positive FDS truly operates in nature remains unknown, which hampers our understanding of signal diversity. Here, we test for positive FDS operating on the warning color patterns of chemically defended butterflies forming multiple coexisting mimicry assemblages in the Amazon. Using malleable prey models placed in localities showing differences in the relative frequencies of warningly colored prey, we demonstrate that the efficiency of a warning signal increases steadily with its local frequency in the natural community, up to a threshold where protection stabilizes. The shape of this relationship is consistent with the direct effect of the local abundance of each warning signal on the corresponding avoidance knowledge of the local predator community. This relationship, which differs from purifying selection acting on each mimetic pattern, indicates that predator knowledge, integrated over the entire community, is saturated only for the most common warning signals. In contrast, among the well-established warning signals present in local prey assemblages, most are incompletely known to local predators and enjoy incomplete protection. This incomplete predator knowledge should generate strong benefits to life history traits that enhance warning efficiency by increasing the effective frequency of prey visible to predators. Strategies such as gregariousness or niche con- vergence between comimics may therefore readily evolve through their effects on predator knowledge and warning efficiency.","container-title":"Proceedings of the National Academy of Sciences","DOI":"www.pnas.org/cgi/doi/10.1073/pnas.1519216113","issue":"8","journalAbbreviation":"PNAS","language":"English","page":"2164-2169","title":"Warning signals are under positive frequency- dependent selection in nature","volume":"113","author":[{"family":"Chouteau","given":"Mathieu"},{"family":"Arias","given":"Mónica"},{"family":"Joron","given":"Mathieu"}],"issued":{"date-parts":[["2016"]]}}}],"schema":"https://github.com/citation-style-language/schema/raw/master/csl-citation.json"} </w:instrText>
      </w:r>
      <w:r w:rsidR="005D6EEE" w:rsidRPr="00CF2EA4">
        <w:rPr>
          <w:color w:val="000000"/>
          <w:lang w:val="en-GB"/>
        </w:rPr>
        <w:fldChar w:fldCharType="separate"/>
      </w:r>
      <w:r w:rsidR="00A47E3E" w:rsidRPr="00CF2EA4">
        <w:rPr>
          <w:noProof/>
          <w:color w:val="000000"/>
          <w:lang w:val="en-GB"/>
        </w:rPr>
        <w:t>(24,25)</w:t>
      </w:r>
      <w:r w:rsidR="005D6EEE" w:rsidRPr="00CF2EA4">
        <w:rPr>
          <w:color w:val="000000"/>
          <w:lang w:val="en-GB"/>
        </w:rPr>
        <w:fldChar w:fldCharType="end"/>
      </w:r>
      <w:del w:id="8" w:author="Diego Fabian Beltran Segura" w:date="2022-08-25T16:47:00Z">
        <w:r w:rsidRPr="00CF2EA4" w:rsidDel="005D6EEE">
          <w:rPr>
            <w:color w:val="000000"/>
            <w:lang w:val="en-GB"/>
          </w:rPr>
          <w:delText xml:space="preserve"> </w:delText>
        </w:r>
        <w:r w:rsidR="00B70A4F" w:rsidRPr="00CF2EA4" w:rsidDel="005D6EEE">
          <w:rPr>
            <w:color w:val="000000"/>
            <w:lang w:val="en-GB"/>
          </w:rPr>
          <w:delText xml:space="preserve">(e.g., </w:delText>
        </w:r>
        <w:r w:rsidRPr="00CF2EA4" w:rsidDel="005D6EEE">
          <w:rPr>
            <w:color w:val="000000"/>
            <w:lang w:val="en-GB"/>
          </w:rPr>
          <w:delText>species recognition hypothesis</w:delText>
        </w:r>
        <w:r w:rsidR="00791759" w:rsidRPr="00CF2EA4" w:rsidDel="005D6EEE">
          <w:rPr>
            <w:color w:val="000000"/>
            <w:lang w:val="en-GB"/>
          </w:rPr>
          <w:delText xml:space="preserve"> </w:delText>
        </w:r>
        <w:r w:rsidR="00791759" w:rsidRPr="00CF2EA4" w:rsidDel="005D6EEE">
          <w:rPr>
            <w:color w:val="000000"/>
            <w:lang w:val="en-GB"/>
          </w:rPr>
          <w:fldChar w:fldCharType="begin"/>
        </w:r>
        <w:r w:rsidR="005D6EEE" w:rsidRPr="00CF2EA4" w:rsidDel="005D6EEE">
          <w:rPr>
            <w:color w:val="000000"/>
            <w:lang w:val="en-GB"/>
          </w:rPr>
          <w:delInstrText xml:space="preserve"> ADDIN ZOTERO_ITEM CSL_CITATION {"citationID":"8BlMaMXR","properties":{"formattedCitation":"(27)","plainCitation":"(27)","noteIndex":0},"citationItems":[{"id":389,"uris":["http://zotero.org/users/local/w8RmTn1Z/items/KJTTJH69"],"itemData":{"id":389,"type":"report","abstract":"Abstract\n          Identification errors between closely related, co-occurring, species may lead to misdirected social interactions such as costly interbreeding or misdirected aggression. This selects for divergence in traits involved in species identification among co-occurring species, resulting from character displacement. On the other hand, predation may select for crypsis, potentially leading co-occurring species that share the same environment and predators to have a similar appearance. However, few studies have explored how these antagonistic processes influence colour at the community level. Here, we assess colour clustering and overdispersion in 189 hummingbird communities, tallying 112 species, across Ecuador and suggest possible evolutionary mechanisms at stake by controlling for species phylogenetic relatedness. In hummingbirds, most colours are iridescent structural colours, defined as colours that change with the illumination or observation angle. Because small variations in the underlying structures can have dramatic effects on the resulting colours and because iridescent structures can produce virtually any hue and brightness, we expect iridescent colours to respond finely to selective pressures. Moreover, we predict that hue angular dependence – a specific aspect of iridescent colours – may be used as an additional channel for species recognition. In our hummingbird assemblages in Ecuador, we find support for colour overdispersion in ventral and facial patches at the community level even after controlling for the phylogeny, especially on iridescence-related traits, suggesting character displacement among co-occurring species. We also find colour clustering at the community level on dorsal patches, suspected to be involved in camouflage, suggesting that the same cryptic colours are selected among co-occurring species.\n          \n            This article has been peer-reviewed and recommended by\n            Peer Community In Evolutionary Biology","genre":"preprint","language":"en","note":"DOI: 10.1101/586362","publisher":"Evolutionary Biology","source":"DOI.org (Crossref)","title":"Distribution of iridescent colours in hummingbird communities results from the interplay between selection for camouflage and communication","URL":"http://biorxiv.org/lookup/doi/10.1101/586362","author":[{"family":"Gruson","given":"Hugo"},{"family":"Elias","given":"Marianne"},{"family":"Parra","given":"Juan L."},{"family":"Andraud","given":"Christine"},{"family":"Berthier","given":"Serge"},{"family":"Doutrelant","given":"Claire"},{"family":"Gomez","given":"Doris"}],"accessed":{"date-parts":[["2020",8,8]]},"issued":{"date-parts":[["2019",3,26]]}}}],"schema":"https://github.com/citation-style-language/schema/raw/master/csl-citation.json"} </w:delInstrText>
        </w:r>
        <w:r w:rsidR="00791759" w:rsidRPr="00CF2EA4" w:rsidDel="005D6EEE">
          <w:rPr>
            <w:color w:val="000000"/>
            <w:lang w:val="en-GB"/>
          </w:rPr>
          <w:fldChar w:fldCharType="separate"/>
        </w:r>
        <w:r w:rsidR="005D6EEE" w:rsidRPr="00CF2EA4" w:rsidDel="005D6EEE">
          <w:rPr>
            <w:noProof/>
            <w:color w:val="000000"/>
            <w:lang w:val="en-GB"/>
          </w:rPr>
          <w:delText>(27)</w:delText>
        </w:r>
        <w:r w:rsidR="00791759" w:rsidRPr="00CF2EA4" w:rsidDel="005D6EEE">
          <w:rPr>
            <w:color w:val="000000"/>
            <w:lang w:val="en-GB"/>
          </w:rPr>
          <w:fldChar w:fldCharType="end"/>
        </w:r>
        <w:r w:rsidR="00CB272C" w:rsidRPr="00CF2EA4" w:rsidDel="005D6EEE">
          <w:rPr>
            <w:color w:val="000000"/>
            <w:lang w:val="en-GB"/>
          </w:rPr>
          <w:delText xml:space="preserve"> or under Müllerian mimicry </w:delText>
        </w:r>
        <w:r w:rsidR="00CB272C" w:rsidRPr="00CF2EA4" w:rsidDel="005D6EEE">
          <w:rPr>
            <w:color w:val="000000"/>
            <w:lang w:val="en-GB"/>
          </w:rPr>
          <w:fldChar w:fldCharType="begin"/>
        </w:r>
        <w:r w:rsidR="005D6EEE" w:rsidRPr="00CF2EA4" w:rsidDel="005D6EEE">
          <w:rPr>
            <w:color w:val="000000"/>
            <w:lang w:val="en-GB"/>
          </w:rPr>
          <w:delInstrText xml:space="preserve"> ADDIN ZOTERO_ITEM CSL_CITATION {"citationID":"qm5i48BA","properties":{"formattedCitation":"(28)","plainCitation":"(28)","noteIndex":0},"citationItems":[{"id":694,"uris":["http://zotero.org/users/local/w8RmTn1Z/items/BANYRMYZ"],"itemData":{"id":694,"type":"article-journal","abstract":"Positive frequency-dependent selection (FDS) is a selection regime where the fitness of a phenotype increases with its frequency, and it is thought to underlie important adaptive strategies resting on signaling and communication. However, whether and how positive FDS truly operates in nature remains unknown, which hampers our understanding of signal diversity. Here, we test for positive FDS operating on the warning color patterns of chemically defended butterflies forming multiple coexisting mimicry assemblages in the Amazon. Using malleable prey models placed in localities showing differences in the relative frequencies of warningly colored prey, we demonstrate that the efficiency of a warning signal increases steadily with its local frequency in the natural community, up to a threshold where protection stabilizes. The shape of this relationship is consistent with the direct effect of the local abundance of each warning signal on the corresponding avoidance knowledge of the local predator community. This relationship, which differs from purifying selection acting on each mimetic pattern, indicates that predator knowledge, integrated over the entire community, is saturated only for the most common warning signals. In contrast, among the well-established warning signals present in local prey assemblages, most are incompletely known to local predators and enjoy incomplete protection. This incomplete predator knowledge should generate strong benefits to life history traits that enhance warning efficiency by increasing the effective frequency of prey visible to predators. Strategies such as gregariousness or niche con- vergence between comimics may therefore readily evolve through their effects on predator knowledge and warning efficiency.","container-title":"Proceedings of the National Academy of Sciences","DOI":"www.pnas.org/cgi/doi/10.1073/pnas.1519216113","issue":"8","journalAbbreviation":"PNAS","language":"English","page":"2164-2169","title":"Warning signals are under positive frequency- dependent selection in nature","volume":"113","author":[{"family":"Chouteau","given":"Mathieu"},{"family":"Arias","given":"Mónica"},{"family":"Joron","given":"Mathieu"}],"issued":{"date-parts":[["2016"]]}}}],"schema":"https://github.com/citation-style-language/schema/raw/master/csl-citation.json"} </w:delInstrText>
        </w:r>
        <w:r w:rsidR="00CB272C" w:rsidRPr="00CF2EA4" w:rsidDel="005D6EEE">
          <w:rPr>
            <w:color w:val="000000"/>
            <w:lang w:val="en-GB"/>
          </w:rPr>
          <w:fldChar w:fldCharType="separate"/>
        </w:r>
        <w:r w:rsidR="005D6EEE" w:rsidRPr="00CF2EA4" w:rsidDel="005D6EEE">
          <w:rPr>
            <w:noProof/>
            <w:color w:val="000000"/>
            <w:lang w:val="en-GB"/>
          </w:rPr>
          <w:delText>(28)</w:delText>
        </w:r>
        <w:r w:rsidR="00CB272C" w:rsidRPr="00CF2EA4" w:rsidDel="005D6EEE">
          <w:rPr>
            <w:color w:val="000000"/>
            <w:lang w:val="en-GB"/>
          </w:rPr>
          <w:fldChar w:fldCharType="end"/>
        </w:r>
        <w:r w:rsidR="00B70A4F" w:rsidRPr="00CF2EA4" w:rsidDel="005D6EEE">
          <w:rPr>
            <w:color w:val="000000"/>
            <w:lang w:val="en-GB"/>
          </w:rPr>
          <w:delText>)</w:delText>
        </w:r>
      </w:del>
      <w:r w:rsidRPr="00CF2EA4">
        <w:rPr>
          <w:color w:val="000000"/>
          <w:lang w:val="en-GB"/>
        </w:rPr>
        <w:t xml:space="preserve">. Habitat structure </w:t>
      </w:r>
      <w:r w:rsidR="00797B50" w:rsidRPr="00CF2EA4">
        <w:rPr>
          <w:color w:val="000000"/>
          <w:lang w:val="en-GB"/>
        </w:rPr>
        <w:t>(e.g., forested v</w:t>
      </w:r>
      <w:r w:rsidR="003031F3" w:rsidRPr="00CF2EA4">
        <w:rPr>
          <w:color w:val="000000"/>
          <w:lang w:val="en-GB"/>
        </w:rPr>
        <w:t>s.</w:t>
      </w:r>
      <w:r w:rsidR="00797B50" w:rsidRPr="00CF2EA4">
        <w:rPr>
          <w:color w:val="000000"/>
          <w:lang w:val="en-GB"/>
        </w:rPr>
        <w:t xml:space="preserve"> open areas)</w:t>
      </w:r>
      <w:r w:rsidRPr="00CF2EA4">
        <w:rPr>
          <w:color w:val="000000"/>
          <w:lang w:val="en-GB"/>
        </w:rPr>
        <w:t xml:space="preserve"> also affect</w:t>
      </w:r>
      <w:r w:rsidR="00513746" w:rsidRPr="00CF2EA4">
        <w:rPr>
          <w:color w:val="000000"/>
          <w:lang w:val="en-GB"/>
        </w:rPr>
        <w:t>s</w:t>
      </w:r>
      <w:r w:rsidRPr="00CF2EA4">
        <w:rPr>
          <w:color w:val="000000"/>
          <w:lang w:val="en-GB"/>
        </w:rPr>
        <w:t xml:space="preserve"> visual </w:t>
      </w:r>
      <w:r w:rsidR="000C0097" w:rsidRPr="00CF2EA4">
        <w:rPr>
          <w:color w:val="000000"/>
          <w:lang w:val="en-GB"/>
        </w:rPr>
        <w:t>signals</w:t>
      </w:r>
      <w:r w:rsidRPr="00CF2EA4">
        <w:rPr>
          <w:color w:val="000000"/>
          <w:lang w:val="en-GB"/>
        </w:rPr>
        <w:t xml:space="preserve">, through changes in available light and viewing geometry </w:t>
      </w:r>
      <w:r w:rsidR="00791759" w:rsidRPr="00CF2EA4">
        <w:rPr>
          <w:color w:val="000000"/>
          <w:lang w:val="en-GB"/>
        </w:rPr>
        <w:fldChar w:fldCharType="begin"/>
      </w:r>
      <w:r w:rsidR="00A47E3E" w:rsidRPr="00CF2EA4">
        <w:rPr>
          <w:color w:val="000000"/>
          <w:lang w:val="en-GB"/>
        </w:rPr>
        <w:instrText xml:space="preserve"> ADDIN ZOTERO_ITEM CSL_CITATION {"citationID":"S73mz2M6","properties":{"formattedCitation":"(26,27)","plainCitation":"(26,27)","noteIndex":0},"citationItems":[{"id":127,"uris":["http://zotero.org/users/local/w8RmTn1Z/items/TUCWYNRN"],"itemData":{"id":127,"type":"article-journal","abstract":"Forests exhibit much variation in light environments, and this can affect communication among animals, communication between animals and plants, photosynthesis, and plant morphogenesis. Light environments are caused by, and can be predicted from, the geometry of the light paths, the weather conditions, and the time of day. The structure of forests leads to four major light habitats when the sun is not blocked by clouds: forest shade, woodland shade, small gaps, and large gaps. These are characterized by yellow-green, blue-gray, reddish, and \"white\" ambient light spectra, respectively. When the sun is blocked by clouds, the spectra of these four habitats converge on that of large gaps and open areas, so the single light environment during cloudy weather will be called open/cloudy. An additional light environment (early/late) is associated with low sun angles (near dawn or dusk); it is purplish. Each light environment is well defined and was found in forests of Trinidad, Panama, Costa Rica, Australia, California, and Florida. Scattered literature references suggest similar patterns elsewhere in North America, Europe, and Java. Perceived colors of animals, flowers, and fruits depend upon the interaction between ambient light color and the reflectance color of the animal or plant parts. As a result, an animal or plant may have a different appearance in each environment, i.e., a color pattern may be relatively cryptic in some light environments while relatively conspicuous in others. This has strong implications for the joint evolution of visual signals and vision, as well as microhabitat choice. Plant growth and form may also be affected by variation in the color of forest light.","container-title":"Ecological Monographs","DOI":"10.2307/2937121","ISSN":"00129615","issue":"1","language":"en","page":"1-27","source":"DOI.org (Crossref)","title":"The Color of Light in Forests and Its Implications","volume":"63","author":[{"family":"Endler","given":"John A."}],"issued":{"date-parts":[["1993",2]]}}},{"id":123,"uris":["http://zotero.org/users/local/w8RmTn1Z/items/LM6ICX6Z"],"itemData":{"id":123,"type":"article-journal","abstract":"Forests exhibit a mosaic of different spectral environments that arise from forest geometry and weather. If visual signals are used in mate choice, then forest geometry and weather will affect reproductive behavior because the appearance of a visual signal depends on the joint effects of ambient light and the animal's reflectance spectra. We investigated three lekking birds at Nourages field station, French Guiana: Rupicola rupicola, Corapipo gutturalis, and Lepidothrix serena. Conspicuousness is a function of ambient light spectra during displays and the reflectance spectra of color pattern elements of the birds and their visual backgrounds. Each species places its lek and performs its lek displays in only one or two of the available light environments, and some may specialize in the more extreme spectra even within each light environment. The color patterns and behavior of each species maximize its visual contrast during its display and reduce it off the lek or on the lek but not displaying. Each species does this with a different combination of colors and light environments. If this phenomenon is general, then it has important implications for the evolution of color patterns and display behavior.","container-title":"The American Naturalist","issue":"3","language":"en","page":"421-452","source":"Zotero","title":"Interacting Effects of Lek Placement, Display Behavior, Ambient Light, and Color Patterns in Three Neotropical Forest-Dwelling Birds","volume":"148","author":[{"family":"Endler","given":"John A."},{"family":"Théry","given":"Marc"}],"issued":{"date-parts":[["1996"]]}}}],"schema":"https://github.com/citation-style-language/schema/raw/master/csl-citation.json"} </w:instrText>
      </w:r>
      <w:r w:rsidR="00791759" w:rsidRPr="00CF2EA4">
        <w:rPr>
          <w:color w:val="000000"/>
          <w:lang w:val="en-GB"/>
        </w:rPr>
        <w:fldChar w:fldCharType="separate"/>
      </w:r>
      <w:r w:rsidR="00A47E3E" w:rsidRPr="00CF2EA4">
        <w:rPr>
          <w:color w:val="000000"/>
          <w:lang w:val="en-GB"/>
        </w:rPr>
        <w:t>(26,27)</w:t>
      </w:r>
      <w:r w:rsidR="00791759" w:rsidRPr="00CF2EA4">
        <w:rPr>
          <w:color w:val="000000"/>
          <w:lang w:val="en-GB"/>
        </w:rPr>
        <w:fldChar w:fldCharType="end"/>
      </w:r>
      <w:r w:rsidR="003031F3" w:rsidRPr="00CF2EA4">
        <w:rPr>
          <w:color w:val="000000"/>
          <w:lang w:val="en-GB"/>
        </w:rPr>
        <w:t>,</w:t>
      </w:r>
      <w:r w:rsidR="003F011E" w:rsidRPr="00CF2EA4">
        <w:rPr>
          <w:color w:val="000000"/>
          <w:lang w:val="en-GB"/>
        </w:rPr>
        <w:t xml:space="preserve"> which may alter how ornaments</w:t>
      </w:r>
      <w:r w:rsidR="00044FAD" w:rsidRPr="00CF2EA4">
        <w:rPr>
          <w:color w:val="000000"/>
          <w:lang w:val="en-GB"/>
        </w:rPr>
        <w:t xml:space="preserve"> like colourful plumage</w:t>
      </w:r>
      <w:r w:rsidR="003031F3" w:rsidRPr="00CF2EA4">
        <w:rPr>
          <w:color w:val="000000"/>
          <w:lang w:val="en-GB"/>
        </w:rPr>
        <w:t>s</w:t>
      </w:r>
      <w:r w:rsidR="00044FAD" w:rsidRPr="00CF2EA4">
        <w:rPr>
          <w:color w:val="000000"/>
          <w:lang w:val="en-GB"/>
        </w:rPr>
        <w:t xml:space="preserve"> and elongated tails</w:t>
      </w:r>
      <w:r w:rsidR="003F011E" w:rsidRPr="00CF2EA4">
        <w:rPr>
          <w:color w:val="000000"/>
          <w:lang w:val="en-GB"/>
        </w:rPr>
        <w:t xml:space="preserve"> are </w:t>
      </w:r>
      <w:r w:rsidR="000C0097" w:rsidRPr="00CF2EA4">
        <w:rPr>
          <w:color w:val="000000"/>
          <w:lang w:val="en-GB"/>
        </w:rPr>
        <w:t>perceived</w:t>
      </w:r>
      <w:r w:rsidRPr="00CF2EA4">
        <w:rPr>
          <w:color w:val="000000"/>
          <w:lang w:val="en-GB"/>
        </w:rPr>
        <w:t xml:space="preserve">. Given what we know about the effect of the environment on </w:t>
      </w:r>
      <w:r w:rsidR="003031F3" w:rsidRPr="00CF2EA4">
        <w:rPr>
          <w:color w:val="000000"/>
          <w:lang w:val="en-GB"/>
        </w:rPr>
        <w:t>sexually</w:t>
      </w:r>
      <w:r w:rsidRPr="00CF2EA4">
        <w:rPr>
          <w:color w:val="000000"/>
          <w:lang w:val="en-GB"/>
        </w:rPr>
        <w:t xml:space="preserve"> </w:t>
      </w:r>
      <w:r w:rsidR="00070293" w:rsidRPr="00CF2EA4">
        <w:rPr>
          <w:color w:val="000000"/>
          <w:lang w:val="en-GB"/>
        </w:rPr>
        <w:t>dimorphic</w:t>
      </w:r>
      <w:r w:rsidRPr="00CF2EA4">
        <w:rPr>
          <w:color w:val="000000"/>
          <w:lang w:val="en-GB"/>
        </w:rPr>
        <w:t xml:space="preserve"> traits, we </w:t>
      </w:r>
      <w:r w:rsidR="00D51D93" w:rsidRPr="00CF2EA4">
        <w:rPr>
          <w:color w:val="000000"/>
          <w:lang w:val="en-GB"/>
        </w:rPr>
        <w:t xml:space="preserve">can </w:t>
      </w:r>
      <w:r w:rsidRPr="00CF2EA4">
        <w:rPr>
          <w:color w:val="000000"/>
          <w:lang w:val="en-GB"/>
        </w:rPr>
        <w:t xml:space="preserve">make predictions about when </w:t>
      </w:r>
      <w:r w:rsidR="00797B50" w:rsidRPr="00CF2EA4">
        <w:rPr>
          <w:color w:val="000000"/>
          <w:lang w:val="en-GB"/>
        </w:rPr>
        <w:t xml:space="preserve">and how </w:t>
      </w:r>
      <w:r w:rsidRPr="00CF2EA4">
        <w:rPr>
          <w:color w:val="000000"/>
          <w:lang w:val="en-GB"/>
        </w:rPr>
        <w:t xml:space="preserve">these traits </w:t>
      </w:r>
      <w:r w:rsidR="00B218EC" w:rsidRPr="00CF2EA4">
        <w:rPr>
          <w:color w:val="000000"/>
          <w:lang w:val="en-GB"/>
        </w:rPr>
        <w:t>are expected to change</w:t>
      </w:r>
      <w:r w:rsidRPr="00CF2EA4">
        <w:rPr>
          <w:color w:val="000000"/>
          <w:lang w:val="en-GB"/>
        </w:rPr>
        <w:t xml:space="preserve"> along environmental gradients.</w:t>
      </w:r>
    </w:p>
    <w:p w14:paraId="6845549C" w14:textId="0942C6A7" w:rsidR="0047780A" w:rsidRPr="00CF2EA4" w:rsidRDefault="0047780A" w:rsidP="00621C67">
      <w:pPr>
        <w:spacing w:line="480" w:lineRule="auto"/>
        <w:rPr>
          <w:color w:val="000000"/>
          <w:lang w:val="en-GB"/>
        </w:rPr>
      </w:pPr>
      <w:r w:rsidRPr="00CF2EA4">
        <w:rPr>
          <w:color w:val="000000"/>
          <w:lang w:val="en-GB"/>
        </w:rPr>
        <w:t> </w:t>
      </w:r>
    </w:p>
    <w:p w14:paraId="5D6020B7" w14:textId="282FFA4D" w:rsidR="00D45692" w:rsidRPr="00CF2EA4" w:rsidRDefault="00B218EC" w:rsidP="00621C67">
      <w:pPr>
        <w:spacing w:line="480" w:lineRule="auto"/>
        <w:rPr>
          <w:color w:val="000000"/>
          <w:lang w:val="en-GB"/>
        </w:rPr>
      </w:pPr>
      <w:r w:rsidRPr="00CF2EA4">
        <w:rPr>
          <w:color w:val="000000"/>
          <w:lang w:val="en-GB"/>
        </w:rPr>
        <w:t>Furthermore, c</w:t>
      </w:r>
      <w:r w:rsidR="00D45692" w:rsidRPr="00CF2EA4">
        <w:rPr>
          <w:color w:val="000000"/>
          <w:lang w:val="en-GB"/>
        </w:rPr>
        <w:t xml:space="preserve">ovariation of dimorphic traits can help us understand the extent to which the same selective regimes may shape </w:t>
      </w:r>
      <w:del w:id="9" w:author="Diego Fabian Beltran Segura" w:date="2022-08-25T16:47:00Z">
        <w:r w:rsidR="00D45692" w:rsidRPr="00CF2EA4" w:rsidDel="0030034D">
          <w:rPr>
            <w:color w:val="000000"/>
            <w:lang w:val="en-GB"/>
          </w:rPr>
          <w:delText xml:space="preserve">the magnitude of </w:delText>
        </w:r>
      </w:del>
      <w:r w:rsidR="00D45692" w:rsidRPr="00CF2EA4">
        <w:rPr>
          <w:color w:val="000000"/>
          <w:lang w:val="en-GB"/>
        </w:rPr>
        <w:t xml:space="preserve">dimorphism across different </w:t>
      </w:r>
      <w:del w:id="10" w:author="Diego Fabian Beltran Segura" w:date="2022-08-25T17:51:00Z">
        <w:r w:rsidR="00D45692" w:rsidRPr="00CF2EA4" w:rsidDel="006A7289">
          <w:rPr>
            <w:color w:val="000000"/>
            <w:lang w:val="en-GB"/>
          </w:rPr>
          <w:delText xml:space="preserve">trait </w:delText>
        </w:r>
      </w:del>
      <w:r w:rsidR="00D45692" w:rsidRPr="00CF2EA4">
        <w:rPr>
          <w:color w:val="000000"/>
          <w:lang w:val="en-GB"/>
        </w:rPr>
        <w:t xml:space="preserve">modalities. Animals usually rely on multiple sensory modalities (e.g., acoustic, and visual) to communicate </w:t>
      </w:r>
      <w:r w:rsidR="00D45692" w:rsidRPr="00CF2EA4">
        <w:rPr>
          <w:color w:val="000000"/>
          <w:lang w:val="en-GB"/>
        </w:rPr>
        <w:fldChar w:fldCharType="begin"/>
      </w:r>
      <w:r w:rsidR="00A47E3E" w:rsidRPr="00CF2EA4">
        <w:rPr>
          <w:color w:val="000000"/>
          <w:lang w:val="en-GB"/>
        </w:rPr>
        <w:instrText xml:space="preserve"> ADDIN ZOTERO_ITEM CSL_CITATION {"citationID":"Rto7kfjV","properties":{"formattedCitation":"(28,29)","plainCitation":"(28,29)","noteIndex":0},"citationItems":[{"id":610,"uris":["http://zotero.org/users/local/w8RmTn1Z/items/J3P63GPE"],"itemData":{"id":610,"type":"article-journal","abstract":"Elaborate plumages and songs in male birds provide classic evidence for Darwinian sexual selection. However, trait elaboration in birds is not gender-restricted: female song has recently been revealed as a taxonomically-widespread trait within the songbirds (oscine Passerines), prompting increased research into likely functions and social/ecological correlates. Here we use phylogenetically-informed comparative analysis to test for an evolutionary association between female song and plumage color elaboration in songbirds. If there is an evolutionary trade-off between signaling modes, we predict a negative correlation between acoustic and visual elaboration. This trade-off hypothesis has been commonly proposed in males but has mixed empirical support. Alternatively, if song and plumage have similar or overlapping functions and evolve under similar selection pressures, we predict a positive correlation between female song and female plumage elaboration. We use published data on female song for 1023 species of songbirds and a novel approach that allows for the reliable and objective comparison of color elaboration between species and genders. Our results reveal a significant positive correlation between female colorfulness and female song presence. In species where females sing, females (but not males) are on average more colorful—with concomitantly reduced average sexual dichromatism. These results suggest that female plumage and female song likely evolved together under similar selection pressures and that their respective functions are reinforcing. We discuss the potential roles of sexual vs. social selection in driving this relationship, and the implications for future research on female signals.","container-title":"Frontiers in Ecology and Evolution","DOI":"10.3389/fevo.2016.00022","ISSN":"2296-701X","page":"22","source":"Frontiers","title":"Female Song Occurs in Songbirds with More Elaborate Female Coloration and Reduced Sexual Dichromatism","volume":"4","author":[{"family":"Webb","given":"Wesley H."},{"family":"Brunton","given":"Dianne H."},{"family":"Aguirre","given":"J. David"},{"family":"Thomas","given":"Daniel B."},{"family":"Valcu","given":"Mihai"},{"family":"Dale","given":"James"}],"issued":{"date-parts":[["2016"]]}}},{"id":233,"uris":["http://zotero.org/users/local/w8RmTn1Z/items/D5ZQ6I2Q"],"itemData":{"id":233,"type":"article-journal","abstract":"Ornaments used in courtship often vary wildly among species, reflecting the evolutionary interplay between mate preference functions and the constraints imposed by natural selection. Consequently, understanding the evolutionary dynamics responsible for ornament diversification has been a longstanding challenge in evolutionary biology. However, comparing radically different ornaments across species, as well as different classes of ornaments within species, is a profound challenge to understanding diversification of sexual signals. Using novel methods and a unique natural history dataset, we explore evolutionary patterns of ornament evolution in a group—the birds-of-paradise—exhibiting dramatic phenotypic diversification widely assumed to be driven by sexual selection. Rather than the tradeoff between ornament types originally envisioned by Darwin and Wallace, we found positive correlations among cross-modal (visual/acoustic) signals indicating functional integration of ornamental traits into a composite unit—the “courtship phenotype.” Furthermore, given the broad theoretical and empirical support for the idea that systemic robustness—functional overlap and interdependency—promotes evolutionary innovation, we posit that birds-of-paradise have radiated extensively through ornamental phenotype space as a consequence of the robustness in the courtship phenotype that we document at a phylogenetic scale. We suggest that the degree of robustness in courtship phenotypes among taxa can provide new insights into the relative influence of sexual and natural selection on phenotypic radiations.","container-title":"PLOS Biology","DOI":"10.1371/journal.pbio.2006962","ISSN":"1545-7885","issue":"11","journalAbbreviation":"PLoS Biol","language":"en","page":"e2006962","source":"DOI.org (Crossref)","title":"Evolution of correlated complexity in the radically different courtship signals of birds-of-paradise","volume":"16","author":[{"family":"Ligon","given":"Russell A."},{"family":"Diaz","given":"Christopher D."},{"family":"Morano","given":"Janelle L."},{"family":"Troscianko","given":"Jolyon"},{"family":"Stevens","given":"Martin"},{"family":"Moskeland","given":"Annalyse"},{"family":"Laman","given":"Timothy G."},{"family":"Scholes","given":"Edwin"}],"editor":[{"family":"Price","given":"Trevor"}],"issued":{"date-parts":[["2018",11,20]]}}}],"schema":"https://github.com/citation-style-language/schema/raw/master/csl-citation.json"} </w:instrText>
      </w:r>
      <w:r w:rsidR="00D45692" w:rsidRPr="00CF2EA4">
        <w:rPr>
          <w:color w:val="000000"/>
          <w:lang w:val="en-GB"/>
        </w:rPr>
        <w:fldChar w:fldCharType="separate"/>
      </w:r>
      <w:r w:rsidR="00A47E3E" w:rsidRPr="00CF2EA4">
        <w:rPr>
          <w:noProof/>
          <w:color w:val="000000"/>
          <w:lang w:val="en-GB"/>
        </w:rPr>
        <w:t>(28,29)</w:t>
      </w:r>
      <w:r w:rsidR="00D45692" w:rsidRPr="00CF2EA4">
        <w:rPr>
          <w:color w:val="000000"/>
          <w:lang w:val="en-GB"/>
        </w:rPr>
        <w:fldChar w:fldCharType="end"/>
      </w:r>
      <w:r w:rsidR="00D45692" w:rsidRPr="00CF2EA4">
        <w:rPr>
          <w:color w:val="000000"/>
          <w:lang w:val="en-GB"/>
        </w:rPr>
        <w:t xml:space="preserve">. Sexually dimorphic traits might be under different selective pressures that may also change depending on the environmental context </w:t>
      </w:r>
      <w:r w:rsidR="00D45692" w:rsidRPr="00CF2EA4">
        <w:rPr>
          <w:color w:val="000000"/>
          <w:lang w:val="en-GB"/>
        </w:rPr>
        <w:fldChar w:fldCharType="begin"/>
      </w:r>
      <w:r w:rsidR="00A47E3E" w:rsidRPr="00CF2EA4">
        <w:rPr>
          <w:color w:val="000000"/>
          <w:lang w:val="en-GB"/>
        </w:rPr>
        <w:instrText xml:space="preserve"> ADDIN ZOTERO_ITEM CSL_CITATION {"citationID":"Lc3uy5yB","properties":{"formattedCitation":"(16,30,31)","plainCitation":"(16,30,31)","noteIndex":0},"citationItems":[{"id":120,"uris":["http://zotero.org/users/local/w8RmTn1Z/items/864VDG4F"],"itemData":{"id":120,"type":"article-journal","abstract":"Rainforests offer two contrasted light environments: a bright canopy rich in blue and UV and a dark understorey, rich in green and orange. Therefore, natural selection for crypsis should favour dark brown signals in understorey and bright green signals in canopy, whereas sexual selection for conspicuousness should favour bright yellow-red signals in understorey and dark blue and UV signals in canopy. Using spectrometry and comparative analyses, we examined the relationship between ambient light and colour signals in a bird community of French Guiana. It appears that brightness and hue are mostly naturally selected, while UV content of plumage is more likely sexually selected. At each height, both sexes present similar coloration but males display more conspicuous sexually selected patterns than females. These results show that ambient light drives the evolution of colour signals at community scale, and should be considered when studying signalling in other communities and light-contrasted ecosystems.","container-title":"Ecology Letters","DOI":"10.1111/j.1461-0248.2004.00584.x","ISSN":"1461023X, 14610248","issue":"4","language":"en","page":"279-284","source":"DOI.org (Crossref)","title":"Influence of ambient light on the evolution of colour signals: comparative analysis of a Neotropical rainforest bird community: Ambient light influences colour evolution","title-short":"Influence of ambient light on the evolution of colour signals","volume":"7","author":[{"family":"Gomez","given":"Doris"},{"family":"Théry","given":"Marc"}],"issued":{"date-parts":[["2004",3,17]]}}},{"id":246,"uris":["http://zotero.org/users/local/w8RmTn1Z/items/B78ZLWB3"],"itemData":{"id":246,"type":"article-journal","abstract":"Hummingbirds, with their impressive ﬂight ability and competitive aerial contests, make ideal candidates for applying a mechanistic approach to studying community structure. Because ﬂight costs are inﬂuenced by abiotic factors that change systematically with altitude, elevational gradients provide natural experiments for hummingbird ﬂight ecology. Prior attempts relied on wing disc loading (WDL) as a morphological surrogate for ﬂight performance, but recent analyses indicate this variable does not inﬂuence either territorial behavior or competitive ability. Aerodynamic power, by contrast, can be derived from direct measurements of performance and, like WDL, declines across elevations. Here, I demonstrate for a diverse community of Andean hummingbirds that burst aerodynamic power is associated with territorial behavior. Along a second elevational gradient in Colorado, I tested for correlated changes in aerodynamic power and competitive ability in two territorial hummingbirds. This behavioral analysis revealed that short-winged Selasphorus rufus males are dominant over long-winged Selasphorus platycercus males at low elevations but that the roles are reversed at higher elevations. Several lines of evidence support the hypothesis that the burst rather than sustained aerodynamic performance mediates competitive ability at high elevation. A minimum value for burst power may be required for successful competition, but other maneuverability features gain importance when all competitors have sufﬁcient muscle power, as occurs at low elevations.","container-title":"The American Naturalist","journalAbbreviation":"The American Naturalist","language":"en","page":"14","source":"Zotero","title":"Flight Performance and Competitive Displacement of Hummingbirds across Elevational Gradients","author":[{"family":"Altshuler","given":"D. L."}],"issued":{"date-parts":[["2006"]]}}},{"id":266,"uris":["http://zotero.org/users/local/w8RmTn1Z/items/R2YUQUEE"],"itemData":{"id":266,"type":"article-journal","container-title":"Behavioral Ecology","DOI":"10.1093/beheco/arp101","ISSN":"1465-7279, 1045-2249","issue":"5","language":"en","page":"1089-1095","source":"DOI.org (Crossref)","title":"Birdsong tuned to the environment: green hylia song varies with elevation, tree cover, and noise","title-short":"Birdsong tuned to the environment","volume":"20","author":[{"family":"Kirschel","given":"Alexander N. G."},{"family":"Blumstein","given":"Daniel T."},{"family":"Cohen","given":"Rachel E."},{"family":"Buermann","given":"Wolfgang"},{"family":"Smith","given":"Thomas B."},{"family":"Slabbekoorn","given":"Hans"}],"issued":{"date-parts":[["2009"]]}}}],"schema":"https://github.com/citation-style-language/schema/raw/master/csl-citation.json"} </w:instrText>
      </w:r>
      <w:r w:rsidR="00D45692" w:rsidRPr="00CF2EA4">
        <w:rPr>
          <w:color w:val="000000"/>
          <w:lang w:val="en-GB"/>
        </w:rPr>
        <w:fldChar w:fldCharType="separate"/>
      </w:r>
      <w:r w:rsidR="00A47E3E" w:rsidRPr="00CF2EA4">
        <w:rPr>
          <w:color w:val="000000"/>
          <w:lang w:val="en-GB"/>
        </w:rPr>
        <w:t>(16,30,31)</w:t>
      </w:r>
      <w:r w:rsidR="00D45692" w:rsidRPr="00CF2EA4">
        <w:rPr>
          <w:color w:val="000000"/>
          <w:lang w:val="en-GB"/>
        </w:rPr>
        <w:fldChar w:fldCharType="end"/>
      </w:r>
      <w:r w:rsidR="00D45692" w:rsidRPr="00CF2EA4">
        <w:rPr>
          <w:color w:val="000000"/>
          <w:lang w:val="en-GB"/>
        </w:rPr>
        <w:t xml:space="preserve">. For example, a mating preference for a conspicuous signal might differ between environments with different light conditions </w:t>
      </w:r>
      <w:r w:rsidR="00D45692" w:rsidRPr="00CF2EA4">
        <w:rPr>
          <w:color w:val="000000"/>
          <w:lang w:val="en-GB"/>
        </w:rPr>
        <w:fldChar w:fldCharType="begin"/>
      </w:r>
      <w:r w:rsidR="00A47E3E" w:rsidRPr="00CF2EA4">
        <w:rPr>
          <w:color w:val="000000"/>
          <w:lang w:val="en-GB"/>
        </w:rPr>
        <w:instrText xml:space="preserve"> ADDIN ZOTERO_ITEM CSL_CITATION {"citationID":"Q3Af61l0","properties":{"formattedCitation":"(32)","plainCitation":"(32)","noteIndex":0},"citationItems":[{"id":460,"uris":["http://zotero.org/users/local/w8RmTn1Z/items/E339RVSV"],"itemData":{"id":460,"type":"article-journal","abstract":"Several studies have shown that hybridization can be a creative process by acting as a conduit for the spread of adaptive traits between species, but few provide the mechanism that favours this spread. In the hybrid zone between the golden- (Manacus vitellinus) and white-collared (Manacus candei) manakins, sexual selection drives the introgression of golden/yellow plumage into the white species; however, the mechanism for the yellow male’s mating advantage and the reasons why yellow plumage has not swept further into the white species remain mostly speculative. We quantiﬁed the colour properties of male plumage, the background and the ambient light at the hybrid zone, and allopatric golden and white populations. As measured by the perceived difference in colour between plumage and background, we found that yellow plumage appears more conspicuous than white plumage in the hybrid zone and allopatric golden-collar habitats, whereas white plumage appears more conspicuous than yellow plumage in the allopatric whitecollared habitat. These results suggest a mechanism for the unidirectional spread of yellow plumage across the hybrid zone but slowed movement beyond it.","container-title":"Journal of Evolutionary Biology","DOI":"10.1111/j.1420-9101.2007.01378.x","ISSN":"1010061X","issue":"5","language":"en","page":"1847-1858","source":"DOI.org (Crossref)","title":"Variable visual habitats may influence the spread of colourful plumage across an avian hybrid zone: Mechanisms of display trait introgression across a hybrid zone","title-short":"Variable visual habitats may influence the spread of colourful plumage across an avian hybrid zone","volume":"20","author":[{"family":"Uy","given":"J. A. C."},{"family":"Stein","given":"A. C."}],"issued":{"date-parts":[["2007",9]]}}}],"schema":"https://github.com/citation-style-language/schema/raw/master/csl-citation.json"} </w:instrText>
      </w:r>
      <w:r w:rsidR="00D45692" w:rsidRPr="00CF2EA4">
        <w:rPr>
          <w:color w:val="000000"/>
          <w:lang w:val="en-GB"/>
        </w:rPr>
        <w:fldChar w:fldCharType="separate"/>
      </w:r>
      <w:r w:rsidR="00A47E3E" w:rsidRPr="00CF2EA4">
        <w:rPr>
          <w:noProof/>
          <w:color w:val="000000"/>
          <w:lang w:val="en-GB"/>
        </w:rPr>
        <w:t>(32)</w:t>
      </w:r>
      <w:r w:rsidR="00D45692" w:rsidRPr="00CF2EA4">
        <w:rPr>
          <w:color w:val="000000"/>
          <w:lang w:val="en-GB"/>
        </w:rPr>
        <w:fldChar w:fldCharType="end"/>
      </w:r>
      <w:r w:rsidR="00D45692" w:rsidRPr="00CF2EA4">
        <w:rPr>
          <w:color w:val="000000"/>
          <w:lang w:val="en-GB"/>
        </w:rPr>
        <w:t xml:space="preserve">. Hence, by characterizing the association among sexually divergent traits and the way these associations change along environmental gradients, we can make inferences about the evolutionary mechanisms shaping </w:t>
      </w:r>
      <w:r w:rsidR="008D0C12" w:rsidRPr="00CF2EA4">
        <w:rPr>
          <w:color w:val="000000"/>
          <w:lang w:val="en-GB"/>
        </w:rPr>
        <w:t xml:space="preserve">sexually </w:t>
      </w:r>
      <w:r w:rsidR="00D45692" w:rsidRPr="00CF2EA4">
        <w:rPr>
          <w:color w:val="000000"/>
          <w:lang w:val="en-GB"/>
        </w:rPr>
        <w:t>dimorphic traits.</w:t>
      </w:r>
    </w:p>
    <w:p w14:paraId="61CBAAB1" w14:textId="1D261338" w:rsidR="00D45692" w:rsidRPr="00CF2EA4" w:rsidRDefault="00D45692" w:rsidP="00621C67">
      <w:pPr>
        <w:spacing w:line="480" w:lineRule="auto"/>
        <w:rPr>
          <w:color w:val="000000"/>
          <w:lang w:val="en-GB"/>
        </w:rPr>
      </w:pPr>
    </w:p>
    <w:p w14:paraId="46CBDC55" w14:textId="69F1A97E" w:rsidR="0047780A" w:rsidRPr="00CF2EA4" w:rsidRDefault="0047780A" w:rsidP="00621C67">
      <w:pPr>
        <w:spacing w:line="480" w:lineRule="auto"/>
        <w:rPr>
          <w:color w:val="000000"/>
          <w:lang w:val="en-GB"/>
        </w:rPr>
      </w:pPr>
      <w:r w:rsidRPr="00CF2EA4">
        <w:rPr>
          <w:color w:val="000000"/>
          <w:lang w:val="en-GB"/>
        </w:rPr>
        <w:t xml:space="preserve">Classic ideas by Darwin and Wallace </w:t>
      </w:r>
      <w:r w:rsidR="002D3BC2" w:rsidRPr="00CF2EA4">
        <w:rPr>
          <w:color w:val="000000"/>
          <w:lang w:val="en-GB"/>
        </w:rPr>
        <w:fldChar w:fldCharType="begin"/>
      </w:r>
      <w:r w:rsidR="00A47E3E" w:rsidRPr="00CF2EA4">
        <w:rPr>
          <w:color w:val="000000"/>
          <w:lang w:val="en-GB"/>
        </w:rPr>
        <w:instrText xml:space="preserve"> ADDIN ZOTERO_ITEM CSL_CITATION {"citationID":"YVSTF5XG","properties":{"formattedCitation":"(33,34)","plainCitation":"(33,34)","noteIndex":0},"citationItems":[{"id":247,"uris":["http://zotero.org/users/local/w8RmTn1Z/items/UZAPB8QT"],"itemData":{"id":247,"type":"book","abstract":"The sole object of this work is to consider, firstly, whether man, like every other species, is descended from some preexisting form; secondly, the manner of his development; and thirdly, the value of the differences between the so-called races of man. The second part of the present work discusses treating of sexual selection. (PsycINFO Database Record (c) 2016 APA, all rights reserved)","collection-title":"Descent of man, and selection in relation to sex, New edition, revised and augmented","event-place":"New York, NY, US","note":"page: xvi, 688\nDOI: 10.1037/10932-000","number-of-pages":"xvi, 688","publisher":"D Appleton &amp; Company","publisher-place":"New York, NY, US","source":"APA PsycNET","title":"Descent of man, and selection in relation to sex, New edition, revised and augmented","author":[{"family":"Darwin","given":"Charles"}],"issued":{"date-parts":[["1880"]]}}},{"id":255,"uris":["http://zotero.org/users/local/w8RmTn1Z/items/WJ5SU495"],"itemData":{"id":255,"type":"book","event-place":"Lond.","ISBN":"978-1-60206-453-9","language":"en","note":"Google-Books-ID: m3EPNETQP0oC","number-of-pages":"518","publisher":"Macmillan","publisher-place":"Lond.","source":"Google Books","title":"Darwinism: An Exposition of the Theory of Natural Selection with Some of Its Applications","title-short":"Darwinism","author":[{"family":"Wallace","given":"Alfred Russel"}],"issued":{"date-parts":[["1889"]]}}}],"schema":"https://github.com/citation-style-language/schema/raw/master/csl-citation.json"} </w:instrText>
      </w:r>
      <w:r w:rsidR="002D3BC2" w:rsidRPr="00CF2EA4">
        <w:rPr>
          <w:color w:val="000000"/>
          <w:lang w:val="en-GB"/>
        </w:rPr>
        <w:fldChar w:fldCharType="separate"/>
      </w:r>
      <w:r w:rsidR="00A47E3E" w:rsidRPr="00CF2EA4">
        <w:rPr>
          <w:noProof/>
          <w:color w:val="000000"/>
          <w:lang w:val="en-GB"/>
        </w:rPr>
        <w:t>(33,34)</w:t>
      </w:r>
      <w:r w:rsidR="002D3BC2" w:rsidRPr="00CF2EA4">
        <w:rPr>
          <w:color w:val="000000"/>
          <w:lang w:val="en-GB"/>
        </w:rPr>
        <w:fldChar w:fldCharType="end"/>
      </w:r>
      <w:r w:rsidRPr="00CF2EA4">
        <w:rPr>
          <w:color w:val="000000"/>
          <w:lang w:val="en-GB"/>
        </w:rPr>
        <w:t xml:space="preserve"> </w:t>
      </w:r>
      <w:r w:rsidR="007F5E2F" w:rsidRPr="00CF2EA4">
        <w:rPr>
          <w:color w:val="000000"/>
          <w:lang w:val="en-GB"/>
        </w:rPr>
        <w:t>suggest</w:t>
      </w:r>
      <w:r w:rsidRPr="00CF2EA4">
        <w:rPr>
          <w:color w:val="000000"/>
          <w:lang w:val="en-GB"/>
        </w:rPr>
        <w:t xml:space="preserve"> a trade-off between multiple signals, predicting a negative association between different </w:t>
      </w:r>
      <w:r w:rsidR="000E393E" w:rsidRPr="00CF2EA4">
        <w:rPr>
          <w:color w:val="000000"/>
          <w:lang w:val="en-GB"/>
        </w:rPr>
        <w:t>sensory</w:t>
      </w:r>
      <w:r w:rsidRPr="00CF2EA4">
        <w:rPr>
          <w:color w:val="000000"/>
          <w:lang w:val="en-GB"/>
        </w:rPr>
        <w:t xml:space="preserve"> modalities (the transference hypothesis)</w:t>
      </w:r>
      <w:r w:rsidR="00401500" w:rsidRPr="00CF2EA4">
        <w:rPr>
          <w:color w:val="000000"/>
          <w:lang w:val="en-GB"/>
        </w:rPr>
        <w:t xml:space="preserve"> </w:t>
      </w:r>
      <w:r w:rsidR="00401500" w:rsidRPr="00CF2EA4">
        <w:rPr>
          <w:color w:val="000000"/>
          <w:lang w:val="en-GB"/>
        </w:rPr>
        <w:fldChar w:fldCharType="begin"/>
      </w:r>
      <w:r w:rsidR="00A47E3E" w:rsidRPr="00CF2EA4">
        <w:rPr>
          <w:color w:val="000000"/>
          <w:lang w:val="en-GB"/>
        </w:rPr>
        <w:instrText xml:space="preserve"> ADDIN ZOTERO_ITEM CSL_CITATION {"citationID":"APDTVO4V","properties":{"formattedCitation":"(35,36)","plainCitation":"(35,36)","noteIndex":0},"citationItems":[{"id":698,"uris":["http://zotero.org/users/local/w8RmTn1Z/items/DE7EMDW5"],"itemData":{"id":698,"type":"article-journal","container-title":"Evolution","DOI":"10.1111/evo.13432","ISSN":"0014-3820, 1558-5646","issue":"3","journalAbbreviation":"Evolution","language":"en","page":"630-646","source":"DOI.org (Crossref)","title":"Complex coevolution of wing, tail, and vocal sounds of courting male bee hummingbirds","volume":"72","author":[{"family":"Clark","given":"Christopher J."},{"family":"McGuire","given":"Jimmy A."},{"family":"Bonaccorso","given":"Elisa"},{"family":"Berv","given":"Jacob S."},{"family":"Prum","given":"Richard O."}],"issued":{"date-parts":[["2018",3]]}}},{"id":229,"uris":["http://zotero.org/users/local/w8RmTn1Z/items/88CG8KIS"],"itemData":{"id":229,"type":"article-journal","container-title":"Proceedings of the Royal Society B: Biological Sciences","DOI":"10.1098/rspb.2018.1557","ISSN":"0962-8452, 1471-2954","issue":"1889","journalAbbreviation":"Proc. R. Soc. B","language":"en","page":"20181557","source":"DOI.org (Crossref)","title":"Multi-modal signal evolution in birds: re-examining a standard proxy for sexual selection","title-short":"Multi-modal signal evolution in birds","volume":"285","author":[{"family":"Cooney","given":"Christopher R."},{"family":"MacGregor","given":"Hannah E. A."},{"family":"Seddon","given":"Nathalie"},{"family":"Tobias","given":"Joseph A."}],"issued":{"date-parts":[["2018",10,24]]}}}],"schema":"https://github.com/citation-style-language/schema/raw/master/csl-citation.json"} </w:instrText>
      </w:r>
      <w:r w:rsidR="00401500" w:rsidRPr="00CF2EA4">
        <w:rPr>
          <w:color w:val="000000"/>
          <w:lang w:val="en-GB"/>
        </w:rPr>
        <w:fldChar w:fldCharType="separate"/>
      </w:r>
      <w:r w:rsidR="00A47E3E" w:rsidRPr="00CF2EA4">
        <w:rPr>
          <w:noProof/>
          <w:color w:val="000000"/>
          <w:lang w:val="en-GB"/>
        </w:rPr>
        <w:t>(35,36)</w:t>
      </w:r>
      <w:r w:rsidR="00401500" w:rsidRPr="00CF2EA4">
        <w:rPr>
          <w:color w:val="000000"/>
          <w:lang w:val="en-GB"/>
        </w:rPr>
        <w:fldChar w:fldCharType="end"/>
      </w:r>
      <w:r w:rsidRPr="00CF2EA4">
        <w:rPr>
          <w:color w:val="000000"/>
          <w:lang w:val="en-GB"/>
        </w:rPr>
        <w:t xml:space="preserve">. </w:t>
      </w:r>
      <w:r w:rsidR="00DF26CB" w:rsidRPr="00CF2EA4">
        <w:rPr>
          <w:color w:val="000000"/>
          <w:lang w:val="en-GB"/>
        </w:rPr>
        <w:t>Alternatively, individuals may communicate different messages relying on each signal modality, in which case no association among traits is expected (multiple message hypothesis)</w:t>
      </w:r>
      <w:r w:rsidR="00401500" w:rsidRPr="00CF2EA4">
        <w:rPr>
          <w:color w:val="000000"/>
          <w:lang w:val="en-GB"/>
        </w:rPr>
        <w:t xml:space="preserve"> </w:t>
      </w:r>
      <w:r w:rsidR="00401500" w:rsidRPr="00CF2EA4">
        <w:rPr>
          <w:color w:val="000000"/>
          <w:lang w:val="en-GB"/>
        </w:rPr>
        <w:fldChar w:fldCharType="begin"/>
      </w:r>
      <w:r w:rsidR="00A47E3E" w:rsidRPr="00CF2EA4">
        <w:rPr>
          <w:color w:val="000000"/>
          <w:lang w:val="en-GB"/>
        </w:rPr>
        <w:instrText xml:space="preserve"> ADDIN ZOTERO_ITEM CSL_CITATION {"citationID":"0VXD6WcO","properties":{"formattedCitation":"(37)","plainCitation":"(37)","noteIndex":0},"citationItems":[{"id":231,"uris":["http://zotero.org/users/local/w8RmTn1Z/items/8EL7WQFY"],"itemData":{"id":231,"type":"article-journal","container-title":"Proceedings of the Royal Society B: Biological Sciences","DOI":"10.1098/rspb.2014.0967","ISSN":"0962-8452, 1471-2954","issue":"1788","journalAbbreviation":"Proc. R. Soc. B","language":"en","page":"20140967","source":"DOI.org (Crossref)","title":"Elaborate visual and acoustic signals evolve independently in a large, phenotypically diverse radiation of songbirds","volume":"281","author":[{"family":"Mason","given":"Nicholas A."},{"family":"Shultz","given":"Allison J."},{"family":"Burns","given":"Kevin J."}],"issued":{"date-parts":[["2014",8,7]]}}}],"schema":"https://github.com/citation-style-language/schema/raw/master/csl-citation.json"} </w:instrText>
      </w:r>
      <w:r w:rsidR="00401500" w:rsidRPr="00CF2EA4">
        <w:rPr>
          <w:color w:val="000000"/>
          <w:lang w:val="en-GB"/>
        </w:rPr>
        <w:fldChar w:fldCharType="separate"/>
      </w:r>
      <w:r w:rsidR="00A47E3E" w:rsidRPr="00CF2EA4">
        <w:rPr>
          <w:noProof/>
          <w:color w:val="000000"/>
          <w:lang w:val="en-GB"/>
        </w:rPr>
        <w:t>(37)</w:t>
      </w:r>
      <w:r w:rsidR="00401500" w:rsidRPr="00CF2EA4">
        <w:rPr>
          <w:color w:val="000000"/>
          <w:lang w:val="en-GB"/>
        </w:rPr>
        <w:fldChar w:fldCharType="end"/>
      </w:r>
      <w:r w:rsidR="00DF26CB" w:rsidRPr="00CF2EA4">
        <w:rPr>
          <w:color w:val="000000"/>
          <w:lang w:val="en-GB"/>
        </w:rPr>
        <w:t xml:space="preserve">. </w:t>
      </w:r>
      <w:del w:id="11" w:author="Diego Fabian Beltran Segura" w:date="2022-08-26T10:54:00Z">
        <w:r w:rsidR="00605203" w:rsidRPr="00CF2EA4" w:rsidDel="00B212E8">
          <w:rPr>
            <w:color w:val="000000"/>
            <w:lang w:val="en-GB"/>
          </w:rPr>
          <w:delText>As another alternative</w:delText>
        </w:r>
      </w:del>
      <w:ins w:id="12" w:author="Diego Fabian Beltran Segura" w:date="2022-08-26T10:54:00Z">
        <w:r w:rsidR="00B212E8" w:rsidRPr="00CF2EA4">
          <w:rPr>
            <w:color w:val="000000"/>
            <w:lang w:val="en-GB"/>
          </w:rPr>
          <w:t>Additionally</w:t>
        </w:r>
      </w:ins>
      <w:r w:rsidR="00605203" w:rsidRPr="00CF2EA4">
        <w:rPr>
          <w:color w:val="000000"/>
          <w:lang w:val="en-GB"/>
        </w:rPr>
        <w:t>, t</w:t>
      </w:r>
      <w:r w:rsidR="00DF26CB" w:rsidRPr="00CF2EA4">
        <w:rPr>
          <w:color w:val="000000"/>
          <w:lang w:val="en-GB"/>
        </w:rPr>
        <w:t xml:space="preserve">he redundant signal hypothesis states that </w:t>
      </w:r>
      <w:r w:rsidR="00DF26CB" w:rsidRPr="00CF2EA4">
        <w:rPr>
          <w:color w:val="000000"/>
          <w:lang w:val="en-GB"/>
        </w:rPr>
        <w:lastRenderedPageBreak/>
        <w:t xml:space="preserve">assessing multiple signals of quality </w:t>
      </w:r>
      <w:r w:rsidR="00605203" w:rsidRPr="00CF2EA4">
        <w:rPr>
          <w:color w:val="000000"/>
          <w:lang w:val="en-GB"/>
        </w:rPr>
        <w:t xml:space="preserve">simultaneously </w:t>
      </w:r>
      <w:r w:rsidR="00DF26CB" w:rsidRPr="00CF2EA4">
        <w:rPr>
          <w:color w:val="000000"/>
          <w:lang w:val="en-GB"/>
        </w:rPr>
        <w:t xml:space="preserve">is more </w:t>
      </w:r>
      <w:r w:rsidR="00605203" w:rsidRPr="00CF2EA4">
        <w:rPr>
          <w:color w:val="000000"/>
          <w:lang w:val="en-GB"/>
        </w:rPr>
        <w:t>reliable</w:t>
      </w:r>
      <w:r w:rsidR="00DF26CB" w:rsidRPr="00CF2EA4">
        <w:rPr>
          <w:color w:val="000000"/>
          <w:lang w:val="en-GB"/>
        </w:rPr>
        <w:t xml:space="preserve"> than using </w:t>
      </w:r>
      <w:del w:id="13" w:author="Diego Fabian Beltran Segura" w:date="2022-08-26T10:54:00Z">
        <w:r w:rsidR="00DF26CB" w:rsidRPr="00CF2EA4" w:rsidDel="00B404FA">
          <w:rPr>
            <w:color w:val="000000"/>
            <w:lang w:val="en-GB"/>
          </w:rPr>
          <w:delText>a single</w:delText>
        </w:r>
      </w:del>
      <w:ins w:id="14" w:author="Diego Fabian Beltran Segura" w:date="2022-08-26T10:54:00Z">
        <w:r w:rsidR="00B404FA" w:rsidRPr="00CF2EA4">
          <w:rPr>
            <w:color w:val="000000"/>
            <w:lang w:val="en-GB"/>
          </w:rPr>
          <w:t>only</w:t>
        </w:r>
      </w:ins>
      <w:r w:rsidR="00DF26CB" w:rsidRPr="00CF2EA4">
        <w:rPr>
          <w:color w:val="000000"/>
          <w:lang w:val="en-GB"/>
        </w:rPr>
        <w:t xml:space="preserve"> one, predict</w:t>
      </w:r>
      <w:r w:rsidR="008E5DCB" w:rsidRPr="00CF2EA4">
        <w:rPr>
          <w:color w:val="000000"/>
          <w:lang w:val="en-GB"/>
        </w:rPr>
        <w:t>ing</w:t>
      </w:r>
      <w:r w:rsidR="00DF26CB" w:rsidRPr="00CF2EA4">
        <w:rPr>
          <w:color w:val="000000"/>
          <w:lang w:val="en-GB"/>
        </w:rPr>
        <w:t xml:space="preserve"> a positive correlation among signals</w:t>
      </w:r>
      <w:r w:rsidR="00401500" w:rsidRPr="00CF2EA4">
        <w:rPr>
          <w:color w:val="000000"/>
          <w:lang w:val="en-GB"/>
        </w:rPr>
        <w:t xml:space="preserve"> </w:t>
      </w:r>
      <w:r w:rsidR="00401500" w:rsidRPr="00CF2EA4">
        <w:rPr>
          <w:color w:val="000000"/>
          <w:lang w:val="en-GB"/>
        </w:rPr>
        <w:fldChar w:fldCharType="begin"/>
      </w:r>
      <w:r w:rsidR="00A47E3E" w:rsidRPr="00CF2EA4">
        <w:rPr>
          <w:color w:val="000000"/>
          <w:lang w:val="en-GB"/>
        </w:rPr>
        <w:instrText xml:space="preserve"> ADDIN ZOTERO_ITEM CSL_CITATION {"citationID":"akHtj5z8","properties":{"formattedCitation":"(29,38)","plainCitation":"(29,38)","noteIndex":0},"citationItems":[{"id":233,"uris":["http://zotero.org/users/local/w8RmTn1Z/items/D5ZQ6I2Q"],"itemData":{"id":233,"type":"article-journal","abstract":"Ornaments used in courtship often vary wildly among species, reflecting the evolutionary interplay between mate preference functions and the constraints imposed by natural selection. Consequently, understanding the evolutionary dynamics responsible for ornament diversification has been a longstanding challenge in evolutionary biology. However, comparing radically different ornaments across species, as well as different classes of ornaments within species, is a profound challenge to understanding diversification of sexual signals. Using novel methods and a unique natural history dataset, we explore evolutionary patterns of ornament evolution in a group—the birds-of-paradise—exhibiting dramatic phenotypic diversification widely assumed to be driven by sexual selection. Rather than the tradeoff between ornament types originally envisioned by Darwin and Wallace, we found positive correlations among cross-modal (visual/acoustic) signals indicating functional integration of ornamental traits into a composite unit—the “courtship phenotype.” Furthermore, given the broad theoretical and empirical support for the idea that systemic robustness—functional overlap and interdependency—promotes evolutionary innovation, we posit that birds-of-paradise have radiated extensively through ornamental phenotype space as a consequence of the robustness in the courtship phenotype that we document at a phylogenetic scale. We suggest that the degree of robustness in courtship phenotypes among taxa can provide new insights into the relative influence of sexual and natural selection on phenotypic radiations.","container-title":"PLOS Biology","DOI":"10.1371/journal.pbio.2006962","ISSN":"1545-7885","issue":"11","journalAbbreviation":"PLoS Biol","language":"en","page":"e2006962","source":"DOI.org (Crossref)","title":"Evolution of correlated complexity in the radically different courtship signals of birds-of-paradise","volume":"16","author":[{"family":"Ligon","given":"Russell A."},{"family":"Diaz","given":"Christopher D."},{"family":"Morano","given":"Janelle L."},{"family":"Troscianko","given":"Jolyon"},{"family":"Stevens","given":"Martin"},{"family":"Moskeland","given":"Annalyse"},{"family":"Laman","given":"Timothy G."},{"family":"Scholes","given":"Edwin"}],"editor":[{"family":"Price","given":"Trevor"}],"issued":{"date-parts":[["2018",11,20]]}}},{"id":696,"uris":["http://zotero.org/users/local/w8RmTn1Z/items/2ZBTP6ZM"],"itemData":{"id":696,"type":"article-journal","abstract":"All human cultures have music and dance [1, 2], and the two activities are so closely integrated that many languages use just one word to describe both [1, 3]. Recent research points to a deep cognitive connection between music and dance- like movements in humans [2, 4–6], fueling speculation that music and dance have coevolved [2, 7, 8] and prompting the need for studies of audiovisual displays in other animals [9, 10]. However, little is known about how nonhuman ani- mals integrate acoustic and movement display components [11, 12]. One striking property of human displays is that per- formers coordinate dance with music by matching types of dance movements with types of music, as when dancers waltz to waltz music. Here, we show that a bird also tempo- rally coordinates a repertoire of song types with a repertoire of dance-like movements. During displays, male superb lyre- birds (Menura novaehollandiae) sing four different song types, matching each with a unique set of movements and delivering song and dance types in a predictable sequence. Crucially, display movements are both unnecessary for the production of sound and voluntary, because males some- times sing without dancing. Thus, the coordination of inde- pendently produced repertoires of acoustic and movement signals is not a uniquely human trait.","container-title":"Current Biology","DOI":"http://dx.doi.org/10.1016/j.cub.2013.05.018","issue":"12","page":"1132-1135","title":"Dance Choreography Is Coordinated with Song Repertoire in a Complex Avian Display","volume":"23","author":[{"family":"Dalziell","given":"Anastasia H."},{"family":"Peters","given":"Richard A."},{"family":"Cockburn","given":"Andrew"},{"family":"Dorland","given":"Alexandra D."},{"family":"Maisey","given":"Alex C."},{"family":"Magrath","given":"Robert D."}],"issued":{"date-parts":[["2013"]]}}}],"schema":"https://github.com/citation-style-language/schema/raw/master/csl-citation.json"} </w:instrText>
      </w:r>
      <w:r w:rsidR="00401500" w:rsidRPr="00CF2EA4">
        <w:rPr>
          <w:color w:val="000000"/>
          <w:lang w:val="en-GB"/>
        </w:rPr>
        <w:fldChar w:fldCharType="separate"/>
      </w:r>
      <w:r w:rsidR="00A47E3E" w:rsidRPr="00CF2EA4">
        <w:rPr>
          <w:noProof/>
          <w:color w:val="000000"/>
          <w:lang w:val="en-GB"/>
        </w:rPr>
        <w:t>(29,38)</w:t>
      </w:r>
      <w:r w:rsidR="00401500" w:rsidRPr="00CF2EA4">
        <w:rPr>
          <w:color w:val="000000"/>
          <w:lang w:val="en-GB"/>
        </w:rPr>
        <w:fldChar w:fldCharType="end"/>
      </w:r>
      <w:r w:rsidR="00DF26CB" w:rsidRPr="00CF2EA4">
        <w:rPr>
          <w:color w:val="000000"/>
          <w:lang w:val="en-GB"/>
        </w:rPr>
        <w:t>.</w:t>
      </w:r>
      <w:r w:rsidRPr="00CF2EA4">
        <w:rPr>
          <w:color w:val="000000"/>
          <w:lang w:val="en-GB"/>
        </w:rPr>
        <w:t xml:space="preserve"> Finally, the unreliable signal hypothesis states that many secondary sexual characters are </w:t>
      </w:r>
      <w:r w:rsidR="00605203" w:rsidRPr="00CF2EA4">
        <w:rPr>
          <w:color w:val="000000"/>
          <w:lang w:val="en-GB"/>
        </w:rPr>
        <w:t>di</w:t>
      </w:r>
      <w:r w:rsidRPr="00CF2EA4">
        <w:rPr>
          <w:color w:val="000000"/>
          <w:lang w:val="en-GB"/>
        </w:rPr>
        <w:t xml:space="preserve">ssociated </w:t>
      </w:r>
      <w:r w:rsidR="00605203" w:rsidRPr="00CF2EA4">
        <w:rPr>
          <w:color w:val="000000"/>
          <w:lang w:val="en-GB"/>
        </w:rPr>
        <w:t>from</w:t>
      </w:r>
      <w:r w:rsidRPr="00CF2EA4">
        <w:rPr>
          <w:color w:val="000000"/>
          <w:lang w:val="en-GB"/>
        </w:rPr>
        <w:t xml:space="preserve"> individual condition, and thus are not expected to be </w:t>
      </w:r>
      <w:r w:rsidR="00605203" w:rsidRPr="00CF2EA4">
        <w:rPr>
          <w:color w:val="000000"/>
          <w:lang w:val="en-GB"/>
        </w:rPr>
        <w:t>correlated with one another</w:t>
      </w:r>
      <w:r w:rsidR="00B71937" w:rsidRPr="00CF2EA4">
        <w:rPr>
          <w:color w:val="000000"/>
          <w:lang w:val="en-GB"/>
        </w:rPr>
        <w:t xml:space="preserve"> </w:t>
      </w:r>
      <w:r w:rsidR="00B71937" w:rsidRPr="00CF2EA4">
        <w:rPr>
          <w:color w:val="000000"/>
          <w:lang w:val="en-GB"/>
        </w:rPr>
        <w:fldChar w:fldCharType="begin"/>
      </w:r>
      <w:r w:rsidR="00A47E3E" w:rsidRPr="00CF2EA4">
        <w:rPr>
          <w:color w:val="000000"/>
          <w:lang w:val="en-GB"/>
        </w:rPr>
        <w:instrText xml:space="preserve"> ADDIN ZOTERO_ITEM CSL_CITATION {"citationID":"O63nO1wU","properties":{"formattedCitation":"(39)","plainCitation":"(39)","noteIndex":0},"citationItems":[{"id":607,"uris":["http://zotero.org/users/local/w8RmTn1Z/items/4N9IJXU5"],"itemData":{"id":607,"type":"article-journal","abstract":"Males of many animals have more than a single exaggerated secondary sexual character, but inter-specific variability in the number of ornaments has never been explained. We examine three hypotheses that may account for the presence of multiple ornaments. First, the multiple message hypothesis proposes that each display reflects a single property of the overall quality of an animal. This is likely to be the case for ornaments that respond to condition on different time scales. Second, the redundant signal hypothesis suggests that each ornament gives a partial indication of condition. Females pay attention to several sex traits because in combination they provide a better estimate of general condition than does any single ornament. The redundant signal hypothesis predicts that (i) multiple ornaments should be particularly common among taxa with relatively uncostly and fine-tuned female choice, and (ii) females pay equal attention to the expression of all the secondary sex traits in order to obtain an estimate of overall male condition. Finally, the unreliable signal hypothesis argues that some ornaments are unreliable indicators of overall condition and are only maintained because they are relatively uncostly to produce and there is a weak female preference for them. This predicts that (i) multiple sexual ornaments should be particularly common in taxa with the most intense sexual selection (i.e. lekking and other polygynous taxa), and (ii) there should be more evidence for condition dependence in ornaments of species with single as opposed to multiple ornaments. Both the latter predictions are supported by data on feather ornaments in birds.","container-title":"Behavioral Ecology and Sociobiology","DOI":"10.1007/BF00173774","ISSN":"1432-0762","issue":"3","journalAbbreviation":"Behav Ecol Sociobiol","language":"en","page":"167-176","source":"Springer Link","title":"Why have birds got multiple sexual ornaments?","volume":"32","author":[{"family":"Moller","given":"A.P."},{"family":"Pomiankowski","given":"A."}],"issued":{"date-parts":[["1993",3,1]]}}}],"schema":"https://github.com/citation-style-language/schema/raw/master/csl-citation.json"} </w:instrText>
      </w:r>
      <w:r w:rsidR="00B71937" w:rsidRPr="00CF2EA4">
        <w:rPr>
          <w:color w:val="000000"/>
          <w:lang w:val="en-GB"/>
        </w:rPr>
        <w:fldChar w:fldCharType="separate"/>
      </w:r>
      <w:r w:rsidR="00A47E3E" w:rsidRPr="00CF2EA4">
        <w:rPr>
          <w:noProof/>
          <w:color w:val="000000"/>
          <w:lang w:val="en-GB"/>
        </w:rPr>
        <w:t>(39)</w:t>
      </w:r>
      <w:r w:rsidR="00B71937" w:rsidRPr="00CF2EA4">
        <w:rPr>
          <w:color w:val="000000"/>
          <w:lang w:val="en-GB"/>
        </w:rPr>
        <w:fldChar w:fldCharType="end"/>
      </w:r>
      <w:r w:rsidRPr="00CF2EA4">
        <w:rPr>
          <w:color w:val="000000"/>
          <w:lang w:val="en-GB"/>
        </w:rPr>
        <w:t xml:space="preserve">. </w:t>
      </w:r>
      <w:r w:rsidR="00466B88" w:rsidRPr="00CF2EA4">
        <w:rPr>
          <w:color w:val="000000"/>
          <w:lang w:val="en-GB"/>
        </w:rPr>
        <w:t>These</w:t>
      </w:r>
      <w:r w:rsidR="00F31410" w:rsidRPr="00CF2EA4">
        <w:rPr>
          <w:color w:val="000000"/>
          <w:lang w:val="en-GB"/>
        </w:rPr>
        <w:t xml:space="preserve"> </w:t>
      </w:r>
      <w:r w:rsidR="00466B88" w:rsidRPr="00CF2EA4">
        <w:rPr>
          <w:color w:val="000000"/>
          <w:lang w:val="en-GB"/>
        </w:rPr>
        <w:t xml:space="preserve">contrasting </w:t>
      </w:r>
      <w:r w:rsidR="00605203" w:rsidRPr="00CF2EA4">
        <w:rPr>
          <w:color w:val="000000"/>
          <w:lang w:val="en-GB"/>
        </w:rPr>
        <w:t xml:space="preserve">hypotheses, all applicable to </w:t>
      </w:r>
      <w:r w:rsidR="00510E47" w:rsidRPr="00CF2EA4">
        <w:rPr>
          <w:color w:val="000000"/>
          <w:lang w:val="en-GB"/>
        </w:rPr>
        <w:t xml:space="preserve">the evolution of </w:t>
      </w:r>
      <w:r w:rsidR="00605203" w:rsidRPr="00CF2EA4">
        <w:rPr>
          <w:color w:val="000000"/>
          <w:lang w:val="en-GB"/>
        </w:rPr>
        <w:t xml:space="preserve">avian </w:t>
      </w:r>
      <w:r w:rsidR="00510E47" w:rsidRPr="00CF2EA4">
        <w:rPr>
          <w:color w:val="000000"/>
          <w:lang w:val="en-GB"/>
        </w:rPr>
        <w:t>communication signals</w:t>
      </w:r>
      <w:r w:rsidR="00605203" w:rsidRPr="00CF2EA4">
        <w:rPr>
          <w:color w:val="000000"/>
          <w:lang w:val="en-GB"/>
        </w:rPr>
        <w:t>,</w:t>
      </w:r>
      <w:r w:rsidR="00F31410" w:rsidRPr="00CF2EA4">
        <w:rPr>
          <w:color w:val="000000"/>
          <w:lang w:val="en-GB"/>
        </w:rPr>
        <w:t xml:space="preserve"> suggest that there may be variation in the strategies employed </w:t>
      </w:r>
      <w:r w:rsidR="00E259A7" w:rsidRPr="00CF2EA4">
        <w:rPr>
          <w:color w:val="000000"/>
          <w:lang w:val="en-GB"/>
        </w:rPr>
        <w:t>by</w:t>
      </w:r>
      <w:r w:rsidR="00F31410" w:rsidRPr="00CF2EA4">
        <w:rPr>
          <w:color w:val="000000"/>
          <w:lang w:val="en-GB"/>
        </w:rPr>
        <w:t xml:space="preserve"> different </w:t>
      </w:r>
      <w:r w:rsidR="00E259A7" w:rsidRPr="00CF2EA4">
        <w:rPr>
          <w:color w:val="000000"/>
          <w:lang w:val="en-GB"/>
        </w:rPr>
        <w:t>taxa</w:t>
      </w:r>
      <w:r w:rsidR="00F31410" w:rsidRPr="00CF2EA4">
        <w:rPr>
          <w:color w:val="000000"/>
          <w:lang w:val="en-GB"/>
        </w:rPr>
        <w:t xml:space="preserve">, and that it may be necessary to incorporate </w:t>
      </w:r>
      <w:r w:rsidR="00510E47" w:rsidRPr="00CF2EA4">
        <w:rPr>
          <w:color w:val="000000"/>
          <w:lang w:val="en-GB"/>
        </w:rPr>
        <w:t>additional</w:t>
      </w:r>
      <w:r w:rsidR="00F31410" w:rsidRPr="00CF2EA4">
        <w:rPr>
          <w:color w:val="000000"/>
          <w:lang w:val="en-GB"/>
        </w:rPr>
        <w:t xml:space="preserve"> </w:t>
      </w:r>
      <w:del w:id="15" w:author="Diego Fabian Beltran Segura" w:date="2022-08-25T08:23:00Z">
        <w:r w:rsidR="00E259A7" w:rsidRPr="00CF2EA4" w:rsidDel="0061111F">
          <w:rPr>
            <w:color w:val="000000"/>
            <w:lang w:val="en-GB"/>
          </w:rPr>
          <w:delText>variables</w:delText>
        </w:r>
        <w:r w:rsidR="00F31410" w:rsidRPr="00CF2EA4" w:rsidDel="0061111F">
          <w:rPr>
            <w:color w:val="000000"/>
            <w:lang w:val="en-GB"/>
          </w:rPr>
          <w:delText xml:space="preserve"> </w:delText>
        </w:r>
      </w:del>
      <w:ins w:id="16" w:author="Diego Fabian Beltran Segura" w:date="2022-08-25T08:23:00Z">
        <w:r w:rsidR="0061111F" w:rsidRPr="00CF2EA4">
          <w:rPr>
            <w:color w:val="000000"/>
            <w:lang w:val="en-GB"/>
          </w:rPr>
          <w:t>information</w:t>
        </w:r>
        <w:r w:rsidR="0061111F" w:rsidRPr="00CF2EA4">
          <w:rPr>
            <w:color w:val="000000"/>
            <w:lang w:val="en-GB"/>
          </w:rPr>
          <w:t xml:space="preserve"> </w:t>
        </w:r>
      </w:ins>
      <w:r w:rsidR="00F31410" w:rsidRPr="00CF2EA4">
        <w:rPr>
          <w:color w:val="000000"/>
          <w:lang w:val="en-GB"/>
        </w:rPr>
        <w:t>to better understand the</w:t>
      </w:r>
      <w:r w:rsidR="00E259A7" w:rsidRPr="00CF2EA4">
        <w:rPr>
          <w:color w:val="000000"/>
          <w:lang w:val="en-GB"/>
        </w:rPr>
        <w:t xml:space="preserve"> </w:t>
      </w:r>
      <w:r w:rsidR="00510E47" w:rsidRPr="00CF2EA4">
        <w:rPr>
          <w:color w:val="000000"/>
          <w:lang w:val="en-GB"/>
        </w:rPr>
        <w:t>co</w:t>
      </w:r>
      <w:r w:rsidR="00F31410" w:rsidRPr="00CF2EA4">
        <w:rPr>
          <w:color w:val="000000"/>
          <w:lang w:val="en-GB"/>
        </w:rPr>
        <w:t xml:space="preserve">evolution of </w:t>
      </w:r>
      <w:r w:rsidR="00E259A7" w:rsidRPr="00CF2EA4">
        <w:rPr>
          <w:color w:val="000000"/>
          <w:lang w:val="en-GB"/>
        </w:rPr>
        <w:t xml:space="preserve">sexually </w:t>
      </w:r>
      <w:r w:rsidR="005F6971" w:rsidRPr="00CF2EA4">
        <w:rPr>
          <w:color w:val="000000"/>
          <w:lang w:val="en-GB"/>
        </w:rPr>
        <w:t>dimorphic traits</w:t>
      </w:r>
      <w:r w:rsidR="00F31410" w:rsidRPr="00CF2EA4">
        <w:rPr>
          <w:color w:val="000000"/>
          <w:lang w:val="en-GB"/>
        </w:rPr>
        <w:t>.</w:t>
      </w:r>
    </w:p>
    <w:p w14:paraId="15D085CB" w14:textId="77777777" w:rsidR="0047780A" w:rsidRPr="00CF2EA4" w:rsidRDefault="0047780A" w:rsidP="00621C67">
      <w:pPr>
        <w:spacing w:line="480" w:lineRule="auto"/>
        <w:rPr>
          <w:color w:val="000000"/>
          <w:lang w:val="en-GB"/>
        </w:rPr>
      </w:pPr>
      <w:r w:rsidRPr="00CF2EA4">
        <w:rPr>
          <w:color w:val="000000"/>
          <w:lang w:val="en-GB"/>
        </w:rPr>
        <w:t> </w:t>
      </w:r>
    </w:p>
    <w:p w14:paraId="7BA97936" w14:textId="3D0EA03D" w:rsidR="0047780A" w:rsidRPr="00CF2EA4" w:rsidRDefault="0047780A" w:rsidP="00621C67">
      <w:pPr>
        <w:spacing w:line="480" w:lineRule="auto"/>
        <w:rPr>
          <w:color w:val="000000"/>
          <w:lang w:val="en-GB"/>
        </w:rPr>
      </w:pPr>
      <w:r w:rsidRPr="00CF2EA4">
        <w:rPr>
          <w:color w:val="000000"/>
          <w:lang w:val="en-GB"/>
        </w:rPr>
        <w:t xml:space="preserve">Within birds, a morphologically, </w:t>
      </w:r>
      <w:r w:rsidR="00E9086D" w:rsidRPr="00CF2EA4">
        <w:rPr>
          <w:color w:val="000000"/>
          <w:lang w:val="en-GB"/>
        </w:rPr>
        <w:t xml:space="preserve">colourfully, and </w:t>
      </w:r>
      <w:r w:rsidRPr="00CF2EA4">
        <w:rPr>
          <w:color w:val="000000"/>
          <w:lang w:val="en-GB"/>
        </w:rPr>
        <w:t>acoustically</w:t>
      </w:r>
      <w:r w:rsidR="00E9086D" w:rsidRPr="00CF2EA4">
        <w:rPr>
          <w:color w:val="000000"/>
          <w:lang w:val="en-GB"/>
        </w:rPr>
        <w:t xml:space="preserve"> </w:t>
      </w:r>
      <w:r w:rsidRPr="00CF2EA4">
        <w:rPr>
          <w:color w:val="000000"/>
          <w:lang w:val="en-GB"/>
        </w:rPr>
        <w:t xml:space="preserve">diverse family are the hummingbirds (Trochilidae). Hummingbirds are monophyletic </w:t>
      </w:r>
      <w:r w:rsidR="00A348F8" w:rsidRPr="00CF2EA4">
        <w:rPr>
          <w:color w:val="000000"/>
          <w:lang w:val="en-GB"/>
        </w:rPr>
        <w:fldChar w:fldCharType="begin"/>
      </w:r>
      <w:r w:rsidR="00A47E3E" w:rsidRPr="00CF2EA4">
        <w:rPr>
          <w:color w:val="000000"/>
          <w:lang w:val="en-GB"/>
        </w:rPr>
        <w:instrText xml:space="preserve"> ADDIN ZOTERO_ITEM CSL_CITATION {"citationID":"h2ctTcLo","properties":{"formattedCitation":"(40)","plainCitation":"(40)","noteIndex":0},"citationItems":[{"id":5,"uris":["http://zotero.org/users/local/w8RmTn1Z/items/Z397NHCU"],"itemData":{"id":5,"type":"article-journal","abstract":"The tempo of species diversiﬁcation in large clades can reveal fundamental evolutionary mechanisms that operate on large temporal and spatial scales [1–4]. Hummingbirds have radiated into a diverse assemblage of specialized nectarivores comprising 338 species, but their evolutionary history has not, until now, been comprehensively explored. We studied hummingbird diversiﬁcation by estimating a time-calibrated phylogeny for 284 hummingbird species, demonstrating that hummingbirds invaded South America by w22 million years ago, and subsequently diversiﬁed into nine principal clades (see [5–7]). Using ancestral state reconstruction and diversiﬁcation analyses, we (1) estimate the age of the crown-group hummingbird assemblage, (2) investigate the timing and patterns of lineage accumulation for hummingbirds overall and regionally, and (3) evaluate the role of Andean uplift in hummingbird speciation. Detailed analyses reveal disparate clade-speciﬁc processes that allowed for ongoing species diversiﬁcation. One factor was signiﬁcant variation among clades in diversiﬁcation rates. For example, the nine principal clades of hummingbirds exhibit w15-fold variation in net diversiﬁcation rates, with evidence for accelerated speciation of a clade that includes the Bee, Emerald, and Mountain Gem groups of hummingbirds. A second factor was colonization of key geographic regions, which opened up new ecological niches. For example, some clades diversiﬁed in the context of the uplift of the Andes Mountains, whereas others were affected by the formation of the Panamanian land bridge. Finally, although species accumulation is slowing in all groups of hummingbirds, several major clades maintain rapid rates of diversiﬁcation on par with classical examples of rapid adaptive radiation.","container-title":"Current Biology","DOI":"10.1016/j.cub.2014.03.016","ISSN":"09609822","issue":"8","journalAbbreviation":"Current Biology","language":"en","page":"910-916","source":"DOI.org (Crossref)","title":"Molecular Phylogenetics and the Diversification of Hummingbirds","volume":"24","author":[{"family":"McGuire","given":"Jimmy A."},{"family":"Witt","given":"Christopher C."},{"family":"Remsen","given":"J.V."},{"family":"Corl","given":"Ammon"},{"family":"Rabosky","given":"Daniel L."},{"family":"Altshuler","given":"Douglas L."},{"family":"Dudley","given":"Robert"}],"issued":{"date-parts":[["2014",4]]}}}],"schema":"https://github.com/citation-style-language/schema/raw/master/csl-citation.json"} </w:instrText>
      </w:r>
      <w:r w:rsidR="00A348F8" w:rsidRPr="00CF2EA4">
        <w:rPr>
          <w:color w:val="000000"/>
          <w:lang w:val="en-GB"/>
        </w:rPr>
        <w:fldChar w:fldCharType="separate"/>
      </w:r>
      <w:r w:rsidR="00A47E3E" w:rsidRPr="00CF2EA4">
        <w:rPr>
          <w:noProof/>
          <w:color w:val="000000"/>
          <w:lang w:val="en-GB"/>
        </w:rPr>
        <w:t>(40)</w:t>
      </w:r>
      <w:r w:rsidR="00A348F8" w:rsidRPr="00CF2EA4">
        <w:rPr>
          <w:color w:val="000000"/>
          <w:lang w:val="en-GB"/>
        </w:rPr>
        <w:fldChar w:fldCharType="end"/>
      </w:r>
      <w:r w:rsidRPr="00CF2EA4">
        <w:rPr>
          <w:color w:val="000000"/>
          <w:lang w:val="en-GB"/>
        </w:rPr>
        <w:t>, species-rich</w:t>
      </w:r>
      <w:r w:rsidR="00A348F8" w:rsidRPr="00CF2EA4">
        <w:rPr>
          <w:color w:val="000000"/>
          <w:lang w:val="en-GB"/>
        </w:rPr>
        <w:t>,</w:t>
      </w:r>
      <w:r w:rsidRPr="00CF2EA4">
        <w:rPr>
          <w:color w:val="000000"/>
          <w:lang w:val="en-GB"/>
        </w:rPr>
        <w:t xml:space="preserve"> and occur in </w:t>
      </w:r>
      <w:r w:rsidR="00466B88" w:rsidRPr="00CF2EA4">
        <w:rPr>
          <w:color w:val="000000"/>
          <w:lang w:val="en-GB"/>
        </w:rPr>
        <w:t>many different</w:t>
      </w:r>
      <w:r w:rsidRPr="00CF2EA4">
        <w:rPr>
          <w:color w:val="000000"/>
          <w:lang w:val="en-GB"/>
        </w:rPr>
        <w:t xml:space="preserve"> environment</w:t>
      </w:r>
      <w:r w:rsidR="00466B88" w:rsidRPr="00CF2EA4">
        <w:rPr>
          <w:color w:val="000000"/>
          <w:lang w:val="en-GB"/>
        </w:rPr>
        <w:t>s</w:t>
      </w:r>
      <w:r w:rsidRPr="00CF2EA4">
        <w:rPr>
          <w:color w:val="000000"/>
          <w:lang w:val="en-GB"/>
        </w:rPr>
        <w:t xml:space="preserve"> and elevation</w:t>
      </w:r>
      <w:r w:rsidR="00466B88" w:rsidRPr="00CF2EA4">
        <w:rPr>
          <w:color w:val="000000"/>
          <w:lang w:val="en-GB"/>
        </w:rPr>
        <w:t>s</w:t>
      </w:r>
      <w:r w:rsidRPr="00CF2EA4">
        <w:rPr>
          <w:color w:val="000000"/>
          <w:lang w:val="en-GB"/>
        </w:rPr>
        <w:t xml:space="preserve"> </w:t>
      </w:r>
      <w:r w:rsidR="00243F04" w:rsidRPr="00CF2EA4">
        <w:rPr>
          <w:color w:val="000000"/>
          <w:lang w:val="en-GB"/>
        </w:rPr>
        <w:t>across</w:t>
      </w:r>
      <w:r w:rsidRPr="00CF2EA4">
        <w:rPr>
          <w:color w:val="000000"/>
          <w:lang w:val="en-GB"/>
        </w:rPr>
        <w:t xml:space="preserve"> the America</w:t>
      </w:r>
      <w:r w:rsidR="002F41F6" w:rsidRPr="00CF2EA4">
        <w:rPr>
          <w:color w:val="000000"/>
          <w:lang w:val="en-GB"/>
        </w:rPr>
        <w:t>s</w:t>
      </w:r>
      <w:r w:rsidRPr="00CF2EA4">
        <w:rPr>
          <w:color w:val="000000"/>
          <w:lang w:val="en-GB"/>
        </w:rPr>
        <w:t xml:space="preserve">. </w:t>
      </w:r>
      <w:r w:rsidR="00AE30E5" w:rsidRPr="00CF2EA4">
        <w:rPr>
          <w:color w:val="000000"/>
          <w:lang w:val="en-GB"/>
        </w:rPr>
        <w:t>In this family, a variety of morphological and locomotion-related traits have been extensively studied</w:t>
      </w:r>
      <w:r w:rsidR="00685838" w:rsidRPr="00CF2EA4">
        <w:rPr>
          <w:color w:val="000000"/>
          <w:lang w:val="en-GB"/>
        </w:rPr>
        <w:t xml:space="preserve"> </w:t>
      </w:r>
      <w:r w:rsidR="00685838" w:rsidRPr="00CF2EA4">
        <w:rPr>
          <w:color w:val="000000"/>
          <w:lang w:val="en-GB"/>
        </w:rPr>
        <w:fldChar w:fldCharType="begin"/>
      </w:r>
      <w:r w:rsidR="00A47E3E" w:rsidRPr="00CF2EA4">
        <w:rPr>
          <w:color w:val="000000"/>
          <w:lang w:val="en-GB"/>
        </w:rPr>
        <w:instrText xml:space="preserve"> ADDIN ZOTERO_ITEM CSL_CITATION {"citationID":"ELYkN0Ux","properties":{"formattedCitation":"(12,31,41,42)","plainCitation":"(12,31,41,42)","noteIndex":0},"citationItems":[{"id":246,"uris":["http://zotero.org/users/local/w8RmTn1Z/items/B78ZLWB3"],"itemData":{"id":246,"type":"article-journal","abstract":"Hummingbirds, with their impressive ﬂight ability and competitive aerial contests, make ideal candidates for applying a mechanistic approach to studying community structure. Because ﬂight costs are inﬂuenced by abiotic factors that change systematically with altitude, elevational gradients provide natural experiments for hummingbird ﬂight ecology. Prior attempts relied on wing disc loading (WDL) as a morphological surrogate for ﬂight performance, but recent analyses indicate this variable does not inﬂuence either territorial behavior or competitive ability. Aerodynamic power, by contrast, can be derived from direct measurements of performance and, like WDL, declines across elevations. Here, I demonstrate for a diverse community of Andean hummingbirds that burst aerodynamic power is associated with territorial behavior. Along a second elevational gradient in Colorado, I tested for correlated changes in aerodynamic power and competitive ability in two territorial hummingbirds. This behavioral analysis revealed that short-winged Selasphorus rufus males are dominant over long-winged Selasphorus platycercus males at low elevations but that the roles are reversed at higher elevations. Several lines of evidence support the hypothesis that the burst rather than sustained aerodynamic performance mediates competitive ability at high elevation. A minimum value for burst power may be required for successful competition, but other maneuverability features gain importance when all competitors have sufﬁcient muscle power, as occurs at low elevations.","container-title":"The American Naturalist","journalAbbreviation":"The American Naturalist","language":"en","page":"14","source":"Zotero","title":"Flight Performance and Competitive Displacement of Hummingbirds across Elevational Gradients","author":[{"family":"Altshuler","given":"D. L."}],"issued":{"date-parts":[["2006"]]}}},{"id":695,"uris":["http://zotero.org/users/local/w8RmTn1Z/items/IJSFDJSH"],"itemData":{"id":695,"type":"article-journal","abstract":"In this paper I confront the results of a long-term study of hummingbird ecomorphology involving measurements of various parameters of bills, wings, feet and tails, and calculation of several aero- dynamic parameters, with a recently published phylogeny of the family Trochilidae to examine the adapta- tions which have permitted some groups of hummingbirds to inhabit high elevations of the Neotropics. Only two of the eight major clades of hummingbirds have been notably successful in colonizing high ele- vations, and these show contrasting sets of morphological adaptations related to occupation of different habitats and visitation of different sets of flowers. Members of other clades occurring at high elevations show varying degrees of convergence with the members of these two clades.","container-title":"Ornitología Neotropical","page":"511-519","title":"Ecomorphology and phylogeny of hummingbirds: divergence and convergence in adaptations to high elevations","volume":"19","author":[{"family":"Stiles","given":"F. Gary"}],"issued":{"date-parts":[["2008"]]}}},{"id":642,"uris":["http://zotero.org/users/local/w8RmTn1Z/items/E7B5ZI3Q"],"itemData":{"id":642,"type":"article-journal","abstract":"The tail morphology of many birds is shaped by both natural and sexual selection. Models of tail aerodynamics predict that functions related to flight naturally select for moderately forked tail shapes, constraining the tendency of sexual selection to generate interspecific morphological diversity. Moreover, models predict that small birds will have low variation in tail morphology. Although hummingbirds (family Trochilidae) depend exclusively on flight for locomotion, the diversity of their tail morphology is among the greatest in all bird families. Hummingbird tail length exhibits positive allometry, scaling as approximately mass0.5, which causes tail surface area to scale as mass1.0. Forked tail morphology arises at least 26 times in the clade, and forked taxa tend to be sexually dimorphic, whereas species with graduated tails tend to be monomorphic. Small hummingbird species exhibit higher variation in tail morphology than large species. These results suggest that moderately forked tail morphology tends to arise via sexual selection in hummingbirds and that large species are more constrained in tail morphology than small species. Both patterns are inconsistent with current models of how bird tails function. This suggests that, in terms of aerodynamics, hummingbird tails function differently from the tails of other birds. Received 26 January 2009, accepted 31 July 2009.","container-title":"The Auk","DOI":"10.1525/auk.2009.09073","ISSN":"0004-8038, 1938-4254","issue":"1","journalAbbreviation":"The Auk","language":"en","page":"44-56","source":"DOI.org (Crossref)","title":"The Evolution of Tail Shape in Hummingbirds","volume":"127","author":[{"family":"Clark","given":"Christopher J."}],"issued":{"date-parts":[["2010",1]]}}},{"id":381,"uris":["http://zotero.org/users/local/w8RmTn1Z/items/HJISP24M"],"itemData":{"id":381,"type":"article-journal","container-title":"Evolution","DOI":"10.1111/evo.13881","ISSN":"0014-3820, 1558-5646","issue":"3","journalAbbreviation":"Evolution","language":"en","page":"528-543","source":"DOI.org (Crossref)","title":"Subtle, pervasive genetic correlation between the sexes in the evolution of dimorphic hummingbird tail ornaments*","volume":"74","author":[{"family":"Clark","given":"Christopher J."},{"family":"Rankin","given":"David"}],"issued":{"date-parts":[["2020",3]]}}}],"schema":"https://github.com/citation-style-language/schema/raw/master/csl-citation.json"} </w:instrText>
      </w:r>
      <w:r w:rsidR="00685838" w:rsidRPr="00CF2EA4">
        <w:rPr>
          <w:color w:val="000000"/>
          <w:lang w:val="en-GB"/>
        </w:rPr>
        <w:fldChar w:fldCharType="separate"/>
      </w:r>
      <w:r w:rsidR="00A47E3E" w:rsidRPr="00CF2EA4">
        <w:rPr>
          <w:color w:val="000000"/>
          <w:lang w:val="en-GB"/>
        </w:rPr>
        <w:t>(12,31,41,42)</w:t>
      </w:r>
      <w:r w:rsidR="00685838" w:rsidRPr="00CF2EA4">
        <w:rPr>
          <w:color w:val="000000"/>
          <w:lang w:val="en-GB"/>
        </w:rPr>
        <w:fldChar w:fldCharType="end"/>
      </w:r>
      <w:r w:rsidRPr="00CF2EA4">
        <w:rPr>
          <w:color w:val="000000"/>
          <w:lang w:val="en-GB"/>
        </w:rPr>
        <w:t xml:space="preserve">, </w:t>
      </w:r>
      <w:r w:rsidR="00273DDF" w:rsidRPr="00CF2EA4">
        <w:rPr>
          <w:color w:val="000000"/>
          <w:lang w:val="en-GB"/>
        </w:rPr>
        <w:t xml:space="preserve">showing that wing, bill, and tail traits are involved in intra- and inter-sexual interactions, but are also under natural selection for access to resources through interference and exploitative competition </w:t>
      </w:r>
      <w:r w:rsidR="00685838" w:rsidRPr="00CF2EA4">
        <w:rPr>
          <w:color w:val="000000"/>
          <w:lang w:val="en-GB"/>
        </w:rPr>
        <w:fldChar w:fldCharType="begin"/>
      </w:r>
      <w:r w:rsidR="00A47E3E" w:rsidRPr="00CF2EA4">
        <w:rPr>
          <w:color w:val="000000"/>
          <w:lang w:val="en-GB"/>
        </w:rPr>
        <w:instrText xml:space="preserve"> ADDIN ZOTERO_ITEM CSL_CITATION {"citationID":"YB9O2LBl","properties":{"formattedCitation":"(7,8,12)","plainCitation":"(7,8,12)","noteIndex":0},"citationItems":[{"id":195,"uris":["http://zotero.org/users/local/w8RmTn1Z/items/VS6F9E7Y"],"itemData":{"id":195,"type":"article-journal","container-title":"Behavioral Ecology","DOI":"10.1093/beheco/aru182","ISSN":"1465-7279, 1045-2249","issue":"1","language":"en","page":"21-29","source":"DOI.org (Crossref)","title":"Bills as daggers? A test for sexually dimorphic weapons in a lekking hummingbird","title-short":"Bills as daggers?","volume":"26","author":[{"family":"Rico-Guevara","given":"Alejandro"},{"family":"Araya-Salas","given":"Marcelo"}],"issued":{"date-parts":[["2015"]]}}},{"id":202,"uris":["http://zotero.org/users/local/w8RmTn1Z/items/Y2H6UCAW"],"itemData":{"id":202,"type":"article-journal","container-title":"Science","DOI":"10.1126/science.289.5478.441","ISSN":"00368075, 10959203","issue":"5478","language":"en","page":"441-443","source":"DOI.org (Crossref)","title":"Evidence for Ecological Causation of Sexual Dimorphism in a Hummingbird","volume":"289","author":[{"family":"Temeles","given":"E. J."}],"issued":{"date-parts":[["2000",7,21]]}}},{"id":642,"uris":["http://zotero.org/users/local/w8RmTn1Z/items/E7B5ZI3Q"],"itemData":{"id":642,"type":"article-journal","abstract":"The tail morphology of many birds is shaped by both natural and sexual selection. Models of tail aerodynamics predict that functions related to flight naturally select for moderately forked tail shapes, constraining the tendency of sexual selection to generate interspecific morphological diversity. Moreover, models predict that small birds will have low variation in tail morphology. Although hummingbirds (family Trochilidae) depend exclusively on flight for locomotion, the diversity of their tail morphology is among the greatest in all bird families. Hummingbird tail length exhibits positive allometry, scaling as approximately mass0.5, which causes tail surface area to scale as mass1.0. Forked tail morphology arises at least 26 times in the clade, and forked taxa tend to be sexually dimorphic, whereas species with graduated tails tend to be monomorphic. Small hummingbird species exhibit higher variation in tail morphology than large species. These results suggest that moderately forked tail morphology tends to arise via sexual selection in hummingbirds and that large species are more constrained in tail morphology than small species. Both patterns are inconsistent with current models of how bird tails function. This suggests that, in terms of aerodynamics, hummingbird tails function differently from the tails of other birds. Received 26 January 2009, accepted 31 July 2009.","container-title":"The Auk","DOI":"10.1525/auk.2009.09073","ISSN":"0004-8038, 1938-4254","issue":"1","journalAbbreviation":"The Auk","language":"en","page":"44-56","source":"DOI.org (Crossref)","title":"The Evolution of Tail Shape in Hummingbirds","volume":"127","author":[{"family":"Clark","given":"Christopher J."}],"issued":{"date-parts":[["2010",1]]}}}],"schema":"https://github.com/citation-style-language/schema/raw/master/csl-citation.json"} </w:instrText>
      </w:r>
      <w:r w:rsidR="00685838" w:rsidRPr="00CF2EA4">
        <w:rPr>
          <w:color w:val="000000"/>
          <w:lang w:val="en-GB"/>
        </w:rPr>
        <w:fldChar w:fldCharType="separate"/>
      </w:r>
      <w:r w:rsidR="00A47E3E" w:rsidRPr="00CF2EA4">
        <w:rPr>
          <w:noProof/>
          <w:color w:val="000000"/>
          <w:lang w:val="en-GB"/>
        </w:rPr>
        <w:t>(7,8,12)</w:t>
      </w:r>
      <w:r w:rsidR="00685838" w:rsidRPr="00CF2EA4">
        <w:rPr>
          <w:color w:val="000000"/>
          <w:lang w:val="en-GB"/>
        </w:rPr>
        <w:fldChar w:fldCharType="end"/>
      </w:r>
      <w:r w:rsidRPr="00CF2EA4">
        <w:rPr>
          <w:color w:val="000000"/>
          <w:lang w:val="en-GB"/>
        </w:rPr>
        <w:t>. Hummingbird colo</w:t>
      </w:r>
      <w:r w:rsidR="002009BB" w:rsidRPr="00CF2EA4">
        <w:rPr>
          <w:color w:val="000000"/>
          <w:lang w:val="en-GB"/>
        </w:rPr>
        <w:t>u</w:t>
      </w:r>
      <w:r w:rsidRPr="00CF2EA4">
        <w:rPr>
          <w:color w:val="000000"/>
          <w:lang w:val="en-GB"/>
        </w:rPr>
        <w:t xml:space="preserve">ration is highly diverse </w:t>
      </w:r>
      <w:del w:id="17" w:author="Diego Fabian Beltran Segura" w:date="2022-08-25T17:53:00Z">
        <w:r w:rsidRPr="00CF2EA4" w:rsidDel="00AD79CC">
          <w:rPr>
            <w:color w:val="000000"/>
            <w:lang w:val="en-GB"/>
          </w:rPr>
          <w:delText>and</w:delText>
        </w:r>
        <w:r w:rsidR="00296F65" w:rsidRPr="00CF2EA4" w:rsidDel="00AD79CC">
          <w:rPr>
            <w:color w:val="000000"/>
            <w:lang w:val="en-GB"/>
          </w:rPr>
          <w:delText xml:space="preserve"> </w:delText>
        </w:r>
        <w:r w:rsidR="00D96CF9" w:rsidRPr="00CF2EA4" w:rsidDel="00AD79CC">
          <w:rPr>
            <w:color w:val="000000"/>
            <w:lang w:val="en-GB"/>
          </w:rPr>
          <w:delText>produced by</w:delText>
        </w:r>
        <w:r w:rsidRPr="00CF2EA4" w:rsidDel="00AD79CC">
          <w:rPr>
            <w:color w:val="000000"/>
            <w:lang w:val="en-GB"/>
          </w:rPr>
          <w:delText xml:space="preserve"> both </w:delText>
        </w:r>
        <w:r w:rsidR="002009BB" w:rsidRPr="00CF2EA4" w:rsidDel="00AD79CC">
          <w:rPr>
            <w:color w:val="000000"/>
            <w:lang w:val="en-GB"/>
          </w:rPr>
          <w:delText>nanostructures</w:delText>
        </w:r>
        <w:r w:rsidRPr="00CF2EA4" w:rsidDel="00AD79CC">
          <w:rPr>
            <w:color w:val="000000"/>
            <w:lang w:val="en-GB"/>
          </w:rPr>
          <w:delText xml:space="preserve"> and </w:delText>
        </w:r>
        <w:r w:rsidR="00E05005" w:rsidRPr="00CF2EA4" w:rsidDel="00AD79CC">
          <w:rPr>
            <w:color w:val="000000"/>
            <w:lang w:val="en-GB"/>
          </w:rPr>
          <w:delText>melanin</w:delText>
        </w:r>
        <w:r w:rsidRPr="00CF2EA4" w:rsidDel="00AD79CC">
          <w:rPr>
            <w:color w:val="000000"/>
            <w:lang w:val="en-GB"/>
          </w:rPr>
          <w:delText xml:space="preserve">, </w:delText>
        </w:r>
      </w:del>
      <w:r w:rsidRPr="00CF2EA4">
        <w:rPr>
          <w:color w:val="000000"/>
          <w:lang w:val="en-GB"/>
        </w:rPr>
        <w:t>and has been associated with both sexual selection for mate attraction and natural selection for camouflage</w:t>
      </w:r>
      <w:r w:rsidR="00685838" w:rsidRPr="00CF2EA4">
        <w:rPr>
          <w:color w:val="000000"/>
          <w:lang w:val="en-GB"/>
        </w:rPr>
        <w:t xml:space="preserve"> </w:t>
      </w:r>
      <w:r w:rsidR="00685838" w:rsidRPr="00CF2EA4">
        <w:rPr>
          <w:color w:val="000000"/>
          <w:lang w:val="en-GB"/>
        </w:rPr>
        <w:fldChar w:fldCharType="begin"/>
      </w:r>
      <w:r w:rsidR="00A47E3E" w:rsidRPr="00CF2EA4">
        <w:rPr>
          <w:color w:val="000000"/>
          <w:lang w:val="en-GB"/>
        </w:rPr>
        <w:instrText xml:space="preserve"> ADDIN ZOTERO_ITEM CSL_CITATION {"citationID":"DWXLm4kO","properties":{"formattedCitation":"(24,43\\uc0\\u8211{}46)","plainCitation":"(24,43–46)","noteIndex":0},"citationItems":[{"id":7,"uris":["http://zotero.org/users/local/w8RmTn1Z/items/9VQT3263"],"itemData":{"id":7,"type":"article-journal","container-title":"Evolution","DOI":"10.1111/j.1558-5646.2009.00827.x","ISSN":"00143820, 15585646","issue":"2","language":"en","page":"324-335","source":"DOI.org (Crossref)","title":"Color evolution in the hummingbird genus &lt;i&gt;Coeligena&lt;/i&gt;","volume":"64","author":[{"family":"Parra","given":"Juan Luis"}],"issued":{"date-parts":[["2010",2]]}}},{"id":389,"uris":["http://zotero.org/users/local/w8RmTn1Z/items/KJTTJH69"],"itemData":{"id":389,"type":"report","abstract":"Abstract\n          Identification errors between closely related, co-occurring, species may lead to misdirected social interactions such as costly interbreeding or misdirected aggression. This selects for divergence in traits involved in species identification among co-occurring species, resulting from character displacement. On the other hand, predation may select for crypsis, potentially leading co-occurring species that share the same environment and predators to have a similar appearance. However, few studies have explored how these antagonistic processes influence colour at the community level. Here, we assess colour clustering and overdispersion in 189 hummingbird communities, tallying 112 species, across Ecuador and suggest possible evolutionary mechanisms at stake by controlling for species phylogenetic relatedness. In hummingbirds, most colours are iridescent structural colours, defined as colours that change with the illumination or observation angle. Because small variations in the underlying structures can have dramatic effects on the resulting colours and because iridescent structures can produce virtually any hue and brightness, we expect iridescent colours to respond finely to selective pressures. Moreover, we predict that hue angular dependence – a specific aspect of iridescent colours – may be used as an additional channel for species recognition. In our hummingbird assemblages in Ecuador, we find support for colour overdispersion in ventral and facial patches at the community level even after controlling for the phylogeny, especially on iridescence-related traits, suggesting character displacement among co-occurring species. We also find colour clustering at the community level on dorsal patches, suspected to be involved in camouflage, suggesting that the same cryptic colours are selected among co-occurring species.\n          \n            This article has been peer-reviewed and recommended by\n            Peer Community In Evolutionary Biology","genre":"preprint","language":"en","note":"DOI: 10.1101/586362","publisher":"Evolutionary Biology","source":"DOI.org (Crossref)","title":"Distribution of iridescent colours in hummingbird communities results from the interplay between selection for camouflage and communication","URL":"http://biorxiv.org/lookup/doi/10.1101/586362","author":[{"family":"Gruson","given":"Hugo"},{"family":"Elias","given":"Marianne"},{"family":"Parra","given":"Juan L."},{"family":"Andraud","given":"Christine"},{"family":"Berthier","given":"Serge"},{"family":"Doutrelant","given":"Claire"},{"family":"Gomez","given":"Doris"}],"accessed":{"date-parts":[["2020",8,8]]},"issued":{"date-parts":[["2019",3,26]]}}},{"id":20,"uris":["http://zotero.org/users/local/w8RmTn1Z/items/XW6Q5BFC"],"itemData":{"id":20,"type":"article-journal","container-title":"Evolution","DOI":"10.1111/evo.13893","ISSN":"0014-3820, 1558-5646","issue":"2","journalAbbreviation":"Evolution","language":"en","page":"447-458","source":"DOI.org (Crossref)","title":"Signal evolution and morphological complexity in hummingbirds (Aves: &lt;i&gt;Trochilidae&lt;/i&gt; )","title-short":"Signal evolution and morphological complexity in hummingbirds (Aves","volume":"74","author":[{"family":"Eliason","given":"Chad M."},{"family":"Maia","given":"Rafael"},{"family":"Parra","given":"Juan L."},{"family":"Shawkey","given":"Matthew D."}],"issued":{"date-parts":[["2020",2]]}}},{"id":438,"uris":["http://zotero.org/users/local/w8RmTn1Z/items/JD9QRQT7"],"itemData":{"id":438,"type":"article-journal","container-title":"Evolution","DOI":"10.1111/evo.14277","ISSN":"0014-3820, 1558-5646","issue":"7","journalAbbreviation":"Evolution","language":"en","page":"1665-1680","source":"DOI.org (Crossref)","title":"Speciation rates are positively correlated with the rate of plumage color evolution in hummingbirds","volume":"75","author":[{"family":"Beltrán","given":"Diego F."},{"family":"Shultz","given":"Allison J."},{"family":"Parra","given":"Juan L."}],"issued":{"date-parts":[["2021",7]]}}},{"id":701,"uris":["http://zotero.org/users/local/w8RmTn1Z/items/TDPD85FL"],"itemData":{"id":701,"type":"article-journal","abstract":"A color gamut quantitatively describes the diversity of a taxon’s integumentary coloration as seen by a specific organismal visual system. We estimated the plumage color gamut of hummingbirds (Trochilidae), a family known for its diverse barbule structural coloration, using a tetrahedral avian color stimulus space and spectra from a taxonomically diverse sample of 114 species. The spectra sampled occupied 34.2% of the total diversity of colors perceivable by hummingbirds, which suggests constraints on their plumage color production. However, the size of the hummingbird color gamut is equivalent to, or greater than, the previous estimate of the gamut for all birds. Using the violet cone type visual system, our new data for hummingbirds increases the avian color gamut by 56%. Our results demonstrate that barbule structural color is the most evolvable plumage coloration mechanism, achieving unique, highly saturated colors with multi-reflectance peaks.","container-title":"Communications Biology","DOI":"https://doi.org/10.1038/s42003-022-03518-2","page":"576","title":"Hummingbird plumage color diversity exceeds the known gamut of all other birds","volume":"5","author":[{"family":"Venable","given":"Gabriela X."},{"family":"Gahm","given":"Kaija"},{"family":"Prum","given":"Richard O."}],"issued":{"date-parts":[["2022"]]}}}],"schema":"https://github.com/citation-style-language/schema/raw/master/csl-citation.json"} </w:instrText>
      </w:r>
      <w:r w:rsidR="00685838" w:rsidRPr="00CF2EA4">
        <w:rPr>
          <w:color w:val="000000"/>
          <w:lang w:val="en-GB"/>
        </w:rPr>
        <w:fldChar w:fldCharType="separate"/>
      </w:r>
      <w:r w:rsidR="00A47E3E" w:rsidRPr="00CF2EA4">
        <w:rPr>
          <w:color w:val="000000"/>
          <w:lang w:val="en-US"/>
        </w:rPr>
        <w:t>(24,43–46)</w:t>
      </w:r>
      <w:r w:rsidR="00685838" w:rsidRPr="00CF2EA4">
        <w:rPr>
          <w:color w:val="000000"/>
          <w:lang w:val="en-GB"/>
        </w:rPr>
        <w:fldChar w:fldCharType="end"/>
      </w:r>
      <w:r w:rsidRPr="00CF2EA4">
        <w:rPr>
          <w:color w:val="000000"/>
          <w:lang w:val="en-GB"/>
        </w:rPr>
        <w:t xml:space="preserve">. </w:t>
      </w:r>
      <w:r w:rsidR="00D96CF9" w:rsidRPr="00CF2EA4">
        <w:rPr>
          <w:color w:val="000000"/>
          <w:lang w:val="en-GB"/>
        </w:rPr>
        <w:t>Along</w:t>
      </w:r>
      <w:r w:rsidRPr="00CF2EA4">
        <w:rPr>
          <w:color w:val="000000"/>
          <w:lang w:val="en-GB"/>
        </w:rPr>
        <w:t xml:space="preserve"> the acoustic axis of phenotypic variation, hummingbirds also display a wide </w:t>
      </w:r>
      <w:r w:rsidR="00AB6BB9" w:rsidRPr="00CF2EA4">
        <w:rPr>
          <w:color w:val="000000"/>
          <w:lang w:val="en-GB"/>
        </w:rPr>
        <w:t>array</w:t>
      </w:r>
      <w:r w:rsidRPr="00CF2EA4">
        <w:rPr>
          <w:color w:val="000000"/>
          <w:lang w:val="en-GB"/>
        </w:rPr>
        <w:t xml:space="preserve"> of song complexity and diversity</w:t>
      </w:r>
      <w:r w:rsidR="00685838" w:rsidRPr="00CF2EA4">
        <w:rPr>
          <w:color w:val="000000"/>
          <w:lang w:val="en-GB"/>
        </w:rPr>
        <w:t xml:space="preserve"> </w:t>
      </w:r>
      <w:r w:rsidR="00685838" w:rsidRPr="00CF2EA4">
        <w:rPr>
          <w:color w:val="000000"/>
          <w:lang w:val="en-GB"/>
        </w:rPr>
        <w:fldChar w:fldCharType="begin"/>
      </w:r>
      <w:r w:rsidR="00A47E3E" w:rsidRPr="00CF2EA4">
        <w:rPr>
          <w:color w:val="000000"/>
          <w:lang w:val="en-GB"/>
        </w:rPr>
        <w:instrText xml:space="preserve"> ADDIN ZOTERO_ITEM CSL_CITATION {"citationID":"iE8jYm2a","properties":{"formattedCitation":"(47,48)","plainCitation":"(47,48)","noteIndex":0},"citationItems":[{"id":281,"uris":["http://zotero.org/users/local/w8RmTn1Z/items/3WPMMEZC"],"itemData":{"id":281,"type":"article-journal","abstract":"Little is known about the structure and function of hummingbird vocalizations. We studied the vocalizations of Blue-throated Hummingbirds (Lampornis clemenciae) at two sites in southeastern Arizona. Songs were produced by males and females. Male songs consisted of arrays of notes organized in clusters of ‘‘song units.’’ Within sites, all males shared the same song units. Individual differences occurred in some temporal aspects of song, and slight but consistent differences in note structure occurred between the two sites. The organization of units within songs was marked by rigid syntax, and long songs were produced by agglutination of units. Male songs may function in territorial advertisement and mate attraction. Female songs were very different acoustically from those of males and typically were given when females were within a few centimeters of a male. In these situations, the female’s song often overlapped temporally with the male’s song. Of the hummingbird species studied so far, the Blue-throated Hummingbird has the most complex songs and is the only known species with complex female songs. Blue-throated Hummingbirds show convergence with oscines in vocal complexity, song organization, song function, and possible learning of some song elements. Received 25 June 1998, accepted 10 May 1999.","container-title":"The Auk","issue":"1","language":"en","page":"120-128","source":"Zotero","title":"BLUE-THROATED HUMMINGBIRD SONG: A PINNACLE OF NONOSCINE VOCALIZATIONS","volume":"117","author":[{"family":"Ficken","given":"Millicent Sigler"},{"family":"Rusch","given":"Kathryn M"},{"family":"Taylor","given":"Sandra J"},{"family":"Powers","given":"Donald R"}],"issued":{"date-parts":[["2000"]]}}},{"id":282,"uris":["http://zotero.org/users/local/w8RmTn1Z/items/I2D7WGVY"],"itemData":{"id":282,"type":"article-journal","abstract":"Recent studies reveal that hummingbirds’ songs are more variable and complex than previously realized. The Wedge-tailed Sabrewing (Campylopterus curvipennis) forms leks composed of small adjacent territories defended individually from intruders. When females visit these territories, males emit long songs composed of structurally complex syllables. Their elaborate acoustic signals are intriguing because most species of lekking hummingbirds studied in detail have relatively simple and stereotyped songs. Here we report song variation among territorial males at one lek over 4 years. Despite variation in syllable composition, cluster analyses classiﬁed songs of territorial males into three groups (“song neighborhoods”), and the pattern of clustering was consistent over time. Song neighborhoods were also clustered spatially. The syllabic composition of songs from members of a given neighborhood was relatively constant from year to year, suggesting site and territory ﬁdelity, and introductory syllables were emitted consistently as the signature of a group. Our ﬁndings demonstrate the existence (and persistence) of song neighborhoods in a lekking hummingbird. This spatial structure might result from reduced competition among males to occupy a territory for singing, kinship between members of a neighborhood, and/or as a consequence of sexual selection. Therefore, documentation of song neighborhoods should be considered more often in future studies of song variation in hummingbirds that breed in leks.","container-title":"The Condor","DOI":"10.1525/cond.2009.090029","ISSN":"0010-5422, 1938-5129","issue":"4","journalAbbreviation":"Condor","language":"en","page":"633-640","source":"DOI.org (Crossref)","title":"Song Variation and Persistence of Song Neighborhoods in a Lekking Hummingbird","volume":"111","author":[{"family":"González","given":"Clementina"},{"family":"Ornelas","given":"Juan Francisco"}],"issued":{"date-parts":[["2009",11]]}}}],"schema":"https://github.com/citation-style-language/schema/raw/master/csl-citation.json"} </w:instrText>
      </w:r>
      <w:r w:rsidR="00685838" w:rsidRPr="00CF2EA4">
        <w:rPr>
          <w:color w:val="000000"/>
          <w:lang w:val="en-GB"/>
        </w:rPr>
        <w:fldChar w:fldCharType="separate"/>
      </w:r>
      <w:r w:rsidR="00A47E3E" w:rsidRPr="00CF2EA4">
        <w:rPr>
          <w:color w:val="000000"/>
          <w:lang w:val="en-GB"/>
        </w:rPr>
        <w:t>(47,48)</w:t>
      </w:r>
      <w:r w:rsidR="00685838" w:rsidRPr="00CF2EA4">
        <w:rPr>
          <w:color w:val="000000"/>
          <w:lang w:val="en-GB"/>
        </w:rPr>
        <w:fldChar w:fldCharType="end"/>
      </w:r>
      <w:r w:rsidRPr="00CF2EA4">
        <w:rPr>
          <w:color w:val="000000"/>
          <w:lang w:val="en-GB"/>
        </w:rPr>
        <w:t xml:space="preserve">. </w:t>
      </w:r>
      <w:del w:id="18" w:author="Diego Fabian Beltran Segura" w:date="2022-08-25T17:54:00Z">
        <w:r w:rsidR="00DD07B2" w:rsidRPr="00CF2EA4" w:rsidDel="00DE46AA">
          <w:rPr>
            <w:color w:val="000000"/>
            <w:lang w:val="en-GB"/>
          </w:rPr>
          <w:delText>Therefore, this group offers a useful study system in which to investigate the association among sexually dimorphic traits, and the effects of variation in the ecological environment on such traits.</w:delText>
        </w:r>
        <w:r w:rsidRPr="00CF2EA4" w:rsidDel="00DE46AA">
          <w:rPr>
            <w:color w:val="000000"/>
            <w:lang w:val="en-GB"/>
          </w:rPr>
          <w:delText> </w:delText>
        </w:r>
      </w:del>
    </w:p>
    <w:p w14:paraId="2F9BFCDC" w14:textId="77777777" w:rsidR="0047780A" w:rsidRPr="00CF2EA4" w:rsidRDefault="0047780A" w:rsidP="00621C67">
      <w:pPr>
        <w:spacing w:line="480" w:lineRule="auto"/>
        <w:rPr>
          <w:color w:val="000000"/>
          <w:lang w:val="en-GB"/>
        </w:rPr>
      </w:pPr>
      <w:r w:rsidRPr="00CF2EA4">
        <w:rPr>
          <w:color w:val="000000"/>
          <w:lang w:val="en-GB"/>
        </w:rPr>
        <w:t> </w:t>
      </w:r>
    </w:p>
    <w:p w14:paraId="0E4061A9" w14:textId="4B110052" w:rsidR="0047780A" w:rsidRPr="00CF2EA4" w:rsidRDefault="00AC7212" w:rsidP="00621C67">
      <w:pPr>
        <w:spacing w:line="480" w:lineRule="auto"/>
        <w:rPr>
          <w:color w:val="000000"/>
          <w:lang w:val="en-GB"/>
        </w:rPr>
      </w:pPr>
      <w:r w:rsidRPr="00CF2EA4">
        <w:rPr>
          <w:color w:val="000000"/>
          <w:lang w:val="en-GB"/>
        </w:rPr>
        <w:lastRenderedPageBreak/>
        <w:t xml:space="preserve">Here, we use hummingbirds to evaluate </w:t>
      </w:r>
      <w:r w:rsidR="00EF6F2B" w:rsidRPr="00CF2EA4">
        <w:rPr>
          <w:color w:val="000000"/>
          <w:lang w:val="en-GB"/>
        </w:rPr>
        <w:t>if morphological, visual, and acoustic sexual dimorphism</w:t>
      </w:r>
      <w:r w:rsidR="007128C0" w:rsidRPr="00CF2EA4">
        <w:rPr>
          <w:color w:val="000000"/>
          <w:lang w:val="en-GB"/>
        </w:rPr>
        <w:t>s</w:t>
      </w:r>
      <w:ins w:id="19" w:author="Diego Fabian Beltran Segura" w:date="2022-08-25T08:26:00Z">
        <w:r w:rsidR="00141DFB" w:rsidRPr="00CF2EA4">
          <w:rPr>
            <w:color w:val="000000"/>
            <w:lang w:val="en-GB"/>
          </w:rPr>
          <w:t>, often attributed to sexual selection,</w:t>
        </w:r>
      </w:ins>
      <w:r w:rsidR="00EF6F2B" w:rsidRPr="00CF2EA4">
        <w:rPr>
          <w:color w:val="000000"/>
          <w:lang w:val="en-GB"/>
        </w:rPr>
        <w:t xml:space="preserve"> are correlated, uncorrelated or evolving independently</w:t>
      </w:r>
      <w:r w:rsidR="005D583B" w:rsidRPr="00CF2EA4">
        <w:rPr>
          <w:color w:val="000000"/>
          <w:lang w:val="en-GB"/>
        </w:rPr>
        <w:t xml:space="preserve">. We expect these traits to correlate negatively under the transference hypothesis, because of high metabolic costs involved in the production of secondary sexual traits </w:t>
      </w:r>
      <w:r w:rsidR="005D583B" w:rsidRPr="00CF2EA4">
        <w:rPr>
          <w:color w:val="000000"/>
          <w:lang w:val="en-GB"/>
        </w:rPr>
        <w:fldChar w:fldCharType="begin"/>
      </w:r>
      <w:r w:rsidR="00A47E3E" w:rsidRPr="00CF2EA4">
        <w:rPr>
          <w:color w:val="000000"/>
          <w:lang w:val="en-GB"/>
        </w:rPr>
        <w:instrText xml:space="preserve"> ADDIN ZOTERO_ITEM CSL_CITATION {"citationID":"fGfdq3Y7","properties":{"formattedCitation":"(35,36)","plainCitation":"(35,36)","noteIndex":0},"citationItems":[{"id":698,"uris":["http://zotero.org/users/local/w8RmTn1Z/items/DE7EMDW5"],"itemData":{"id":698,"type":"article-journal","container-title":"Evolution","DOI":"10.1111/evo.13432","ISSN":"0014-3820, 1558-5646","issue":"3","journalAbbreviation":"Evolution","language":"en","page":"630-646","source":"DOI.org (Crossref)","title":"Complex coevolution of wing, tail, and vocal sounds of courting male bee hummingbirds","volume":"72","author":[{"family":"Clark","given":"Christopher J."},{"family":"McGuire","given":"Jimmy A."},{"family":"Bonaccorso","given":"Elisa"},{"family":"Berv","given":"Jacob S."},{"family":"Prum","given":"Richard O."}],"issued":{"date-parts":[["2018",3]]}}},{"id":229,"uris":["http://zotero.org/users/local/w8RmTn1Z/items/88CG8KIS"],"itemData":{"id":229,"type":"article-journal","container-title":"Proceedings of the Royal Society B: Biological Sciences","DOI":"10.1098/rspb.2018.1557","ISSN":"0962-8452, 1471-2954","issue":"1889","journalAbbreviation":"Proc. R. Soc. B","language":"en","page":"20181557","source":"DOI.org (Crossref)","title":"Multi-modal signal evolution in birds: re-examining a standard proxy for sexual selection","title-short":"Multi-modal signal evolution in birds","volume":"285","author":[{"family":"Cooney","given":"Christopher R."},{"family":"MacGregor","given":"Hannah E. A."},{"family":"Seddon","given":"Nathalie"},{"family":"Tobias","given":"Joseph A."}],"issued":{"date-parts":[["2018",10,24]]}}}],"schema":"https://github.com/citation-style-language/schema/raw/master/csl-citation.json"} </w:instrText>
      </w:r>
      <w:r w:rsidR="005D583B" w:rsidRPr="00CF2EA4">
        <w:rPr>
          <w:color w:val="000000"/>
          <w:lang w:val="en-GB"/>
        </w:rPr>
        <w:fldChar w:fldCharType="separate"/>
      </w:r>
      <w:r w:rsidR="00A47E3E" w:rsidRPr="00CF2EA4">
        <w:rPr>
          <w:noProof/>
          <w:color w:val="000000"/>
          <w:lang w:val="en-GB"/>
        </w:rPr>
        <w:t>(35,36)</w:t>
      </w:r>
      <w:r w:rsidR="005D583B" w:rsidRPr="00CF2EA4">
        <w:rPr>
          <w:color w:val="000000"/>
          <w:lang w:val="en-GB"/>
        </w:rPr>
        <w:fldChar w:fldCharType="end"/>
      </w:r>
      <w:r w:rsidR="005D583B" w:rsidRPr="00CF2EA4">
        <w:rPr>
          <w:color w:val="000000"/>
          <w:lang w:val="en-GB"/>
        </w:rPr>
        <w:t>. Nonetheless, because the costs of these traits may vary along elevational or habitat structure gradients, these associations could vary as well.</w:t>
      </w:r>
      <w:r w:rsidR="00EF6F2B" w:rsidRPr="00CF2EA4">
        <w:rPr>
          <w:color w:val="000000"/>
          <w:lang w:val="en-GB"/>
        </w:rPr>
        <w:t xml:space="preserve"> </w:t>
      </w:r>
      <w:r w:rsidR="005D583B" w:rsidRPr="00CF2EA4">
        <w:rPr>
          <w:color w:val="000000"/>
          <w:lang w:val="en-GB"/>
        </w:rPr>
        <w:t>We also evaluate if</w:t>
      </w:r>
      <w:r w:rsidR="00EF6F2B" w:rsidRPr="00CF2EA4">
        <w:rPr>
          <w:color w:val="000000"/>
          <w:lang w:val="en-GB"/>
        </w:rPr>
        <w:t xml:space="preserve"> these </w:t>
      </w:r>
      <w:r w:rsidR="005D583B" w:rsidRPr="00CF2EA4">
        <w:rPr>
          <w:color w:val="000000"/>
          <w:lang w:val="en-GB"/>
        </w:rPr>
        <w:t xml:space="preserve">sexually </w:t>
      </w:r>
      <w:r w:rsidR="00EF6F2B" w:rsidRPr="00CF2EA4">
        <w:rPr>
          <w:color w:val="000000"/>
          <w:lang w:val="en-GB"/>
        </w:rPr>
        <w:t>dimorphic traits</w:t>
      </w:r>
      <w:r w:rsidRPr="00CF2EA4">
        <w:rPr>
          <w:color w:val="000000"/>
          <w:lang w:val="en-GB"/>
        </w:rPr>
        <w:t xml:space="preserve"> var</w:t>
      </w:r>
      <w:r w:rsidR="00EF6F2B" w:rsidRPr="00CF2EA4">
        <w:rPr>
          <w:color w:val="000000"/>
          <w:lang w:val="en-GB"/>
        </w:rPr>
        <w:t>y</w:t>
      </w:r>
      <w:r w:rsidRPr="00CF2EA4">
        <w:rPr>
          <w:color w:val="000000"/>
          <w:lang w:val="en-GB"/>
        </w:rPr>
        <w:t xml:space="preserve"> across altitud</w:t>
      </w:r>
      <w:r w:rsidR="00D62E99" w:rsidRPr="00CF2EA4">
        <w:rPr>
          <w:color w:val="000000"/>
          <w:lang w:val="en-GB"/>
        </w:rPr>
        <w:t>inal</w:t>
      </w:r>
      <w:r w:rsidRPr="00CF2EA4">
        <w:rPr>
          <w:color w:val="000000"/>
          <w:lang w:val="en-GB"/>
        </w:rPr>
        <w:t xml:space="preserve"> and habitat structure</w:t>
      </w:r>
      <w:r w:rsidR="00D62E99" w:rsidRPr="00CF2EA4">
        <w:rPr>
          <w:color w:val="000000"/>
          <w:lang w:val="en-GB"/>
        </w:rPr>
        <w:t xml:space="preserve"> gradients</w:t>
      </w:r>
      <w:r w:rsidRPr="00CF2EA4">
        <w:rPr>
          <w:color w:val="000000"/>
          <w:lang w:val="en-GB"/>
        </w:rPr>
        <w:t xml:space="preserve">. Specifically, we predict dimorphism in morphology to be </w:t>
      </w:r>
      <w:r w:rsidR="00542E5E" w:rsidRPr="00CF2EA4">
        <w:rPr>
          <w:color w:val="000000"/>
          <w:lang w:val="en-GB"/>
        </w:rPr>
        <w:t>reduced</w:t>
      </w:r>
      <w:r w:rsidRPr="00CF2EA4">
        <w:rPr>
          <w:color w:val="000000"/>
          <w:lang w:val="en-GB"/>
        </w:rPr>
        <w:t xml:space="preserve"> at high elevations, </w:t>
      </w:r>
      <w:r w:rsidR="00AC12A0" w:rsidRPr="00CF2EA4">
        <w:rPr>
          <w:color w:val="000000"/>
          <w:lang w:val="en-GB"/>
        </w:rPr>
        <w:t>as</w:t>
      </w:r>
      <w:r w:rsidR="00542E5E" w:rsidRPr="00CF2EA4">
        <w:rPr>
          <w:color w:val="000000"/>
          <w:lang w:val="en-GB"/>
        </w:rPr>
        <w:t xml:space="preserve"> morphological modifications would compromise the already tight energy budget at </w:t>
      </w:r>
      <w:del w:id="20" w:author="Diego Fabian Beltran Segura" w:date="2022-08-25T18:21:00Z">
        <w:r w:rsidR="00542E5E" w:rsidRPr="00CF2EA4" w:rsidDel="00B071CC">
          <w:rPr>
            <w:color w:val="000000"/>
            <w:lang w:val="en-GB"/>
          </w:rPr>
          <w:delText xml:space="preserve">those </w:delText>
        </w:r>
      </w:del>
      <w:r w:rsidR="00542E5E" w:rsidRPr="00CF2EA4">
        <w:rPr>
          <w:color w:val="000000"/>
          <w:lang w:val="en-GB"/>
        </w:rPr>
        <w:t>extreme conditions</w:t>
      </w:r>
      <w:r w:rsidR="007A0852" w:rsidRPr="00CF2EA4">
        <w:rPr>
          <w:color w:val="000000"/>
          <w:lang w:val="en-GB"/>
        </w:rPr>
        <w:t xml:space="preserve"> </w:t>
      </w:r>
      <w:r w:rsidR="00542E5E" w:rsidRPr="00CF2EA4">
        <w:rPr>
          <w:color w:val="000000"/>
          <w:lang w:val="en-GB"/>
        </w:rPr>
        <w:fldChar w:fldCharType="begin"/>
      </w:r>
      <w:r w:rsidR="00A47E3E" w:rsidRPr="00CF2EA4">
        <w:rPr>
          <w:color w:val="000000"/>
          <w:lang w:val="en-GB"/>
        </w:rPr>
        <w:instrText xml:space="preserve"> ADDIN ZOTERO_ITEM CSL_CITATION {"citationID":"wW50r7Z5","properties":{"formattedCitation":"(9,49)","plainCitation":"(9,49)","noteIndex":0},"citationItems":[{"id":175,"uris":["http://zotero.org/users/local/w8RmTn1Z/items/UA3648Z6"],"itemData":{"id":175,"type":"article-journal","container-title":"Proceedings of the National Academy of Sciences","DOI":"10.1073/pnas.0405260101","ISSN":"0027-8424, 1091-6490","issue":"51","journalAbbreviation":"Proceedings of the National Academy of Sciences","language":"en","page":"17731-17736","source":"DOI.org (Crossref)","title":"Resolution of a paradox: Hummingbird flight at high elevation does not come without a cost","title-short":"Resolution of a paradox","volume":"101","author":[{"family":"Altshuler","given":"D. L."},{"family":"Dudley","given":"R."},{"family":"McGuire","given":"J. A."}],"issued":{"date-parts":[["2004",12,21]]}}},{"id":179,"uris":["http://zotero.org/users/local/w8RmTn1Z/items/R2J7TCWD"],"itemData":{"id":179,"type":"article-journal","container-title":"Journal of Experimental Biology","DOI":"10.1242/jeb.00540","ISSN":"0022-0949, 1477-9145","issue":"18","journalAbbreviation":"Journal of Experimental Biology","language":"en","page":"3139-3147","source":"DOI.org (Crossref)","title":"Kinematics of hovering hummingbird flight along simulated and natural elevational gradients","volume":"206","author":[{"family":"Altshuler","given":"D. L."}],"issued":{"date-parts":[["2003",9,15]]}}}],"schema":"https://github.com/citation-style-language/schema/raw/master/csl-citation.json"} </w:instrText>
      </w:r>
      <w:r w:rsidR="00542E5E" w:rsidRPr="00CF2EA4">
        <w:rPr>
          <w:color w:val="000000"/>
          <w:lang w:val="en-GB"/>
        </w:rPr>
        <w:fldChar w:fldCharType="separate"/>
      </w:r>
      <w:r w:rsidR="00A47E3E" w:rsidRPr="00CF2EA4">
        <w:rPr>
          <w:noProof/>
          <w:color w:val="000000"/>
          <w:lang w:val="en-GB"/>
        </w:rPr>
        <w:t>(9,49)</w:t>
      </w:r>
      <w:r w:rsidR="00542E5E" w:rsidRPr="00CF2EA4">
        <w:rPr>
          <w:color w:val="000000"/>
          <w:lang w:val="en-GB"/>
        </w:rPr>
        <w:fldChar w:fldCharType="end"/>
      </w:r>
      <w:r w:rsidRPr="00CF2EA4">
        <w:rPr>
          <w:color w:val="000000"/>
          <w:lang w:val="en-GB"/>
        </w:rPr>
        <w:t xml:space="preserve">; and in open habitats because of restricted resource partitioning between sexes </w:t>
      </w:r>
      <w:del w:id="21" w:author="Diego Fabian Beltran Segura" w:date="2022-08-25T18:21:00Z">
        <w:r w:rsidRPr="00CF2EA4" w:rsidDel="00B071CC">
          <w:rPr>
            <w:color w:val="000000"/>
            <w:lang w:val="en-GB"/>
          </w:rPr>
          <w:delText>due to lower resource availability</w:delText>
        </w:r>
        <w:r w:rsidR="0047780A" w:rsidRPr="00CF2EA4" w:rsidDel="00B071CC">
          <w:rPr>
            <w:color w:val="000000"/>
            <w:lang w:val="en-GB"/>
          </w:rPr>
          <w:delText xml:space="preserve"> </w:delText>
        </w:r>
      </w:del>
      <w:r w:rsidR="00705BCD" w:rsidRPr="00CF2EA4">
        <w:rPr>
          <w:color w:val="000000"/>
          <w:lang w:val="en-GB"/>
        </w:rPr>
        <w:fldChar w:fldCharType="begin"/>
      </w:r>
      <w:r w:rsidR="00A47E3E" w:rsidRPr="00CF2EA4">
        <w:rPr>
          <w:color w:val="000000"/>
          <w:lang w:val="en-GB"/>
        </w:rPr>
        <w:instrText xml:space="preserve"> ADDIN ZOTERO_ITEM CSL_CITATION {"citationID":"OoeTSkrD","properties":{"formattedCitation":"(8)","plainCitation":"(8)","noteIndex":0},"citationItems":[{"id":202,"uris":["http://zotero.org/users/local/w8RmTn1Z/items/Y2H6UCAW"],"itemData":{"id":202,"type":"article-journal","container-title":"Science","DOI":"10.1126/science.289.5478.441","ISSN":"00368075, 10959203","issue":"5478","language":"en","page":"441-443","source":"DOI.org (Crossref)","title":"Evidence for Ecological Causation of Sexual Dimorphism in a Hummingbird","volume":"289","author":[{"family":"Temeles","given":"E. J."}],"issued":{"date-parts":[["2000",7,21]]}}}],"schema":"https://github.com/citation-style-language/schema/raw/master/csl-citation.json"} </w:instrText>
      </w:r>
      <w:r w:rsidR="00705BCD" w:rsidRPr="00CF2EA4">
        <w:rPr>
          <w:color w:val="000000"/>
          <w:lang w:val="en-GB"/>
        </w:rPr>
        <w:fldChar w:fldCharType="separate"/>
      </w:r>
      <w:r w:rsidR="00A47E3E" w:rsidRPr="00CF2EA4">
        <w:rPr>
          <w:noProof/>
          <w:color w:val="000000"/>
          <w:lang w:val="en-GB"/>
        </w:rPr>
        <w:t>(8)</w:t>
      </w:r>
      <w:r w:rsidR="00705BCD" w:rsidRPr="00CF2EA4">
        <w:rPr>
          <w:color w:val="000000"/>
          <w:lang w:val="en-GB"/>
        </w:rPr>
        <w:fldChar w:fldCharType="end"/>
      </w:r>
      <w:r w:rsidR="0047780A" w:rsidRPr="00CF2EA4">
        <w:rPr>
          <w:color w:val="000000"/>
          <w:lang w:val="en-GB"/>
        </w:rPr>
        <w:t xml:space="preserve">. </w:t>
      </w:r>
      <w:r w:rsidR="00542E5E" w:rsidRPr="00CF2EA4">
        <w:rPr>
          <w:color w:val="000000"/>
          <w:lang w:val="en-GB"/>
        </w:rPr>
        <w:t xml:space="preserve">A particular </w:t>
      </w:r>
      <w:del w:id="22" w:author="Diego Fabian Beltran Segura" w:date="2022-08-25T08:29:00Z">
        <w:r w:rsidR="00542E5E" w:rsidRPr="00CF2EA4" w:rsidDel="00F36912">
          <w:rPr>
            <w:color w:val="000000"/>
            <w:lang w:val="en-GB"/>
          </w:rPr>
          <w:delText xml:space="preserve">sexual </w:delText>
        </w:r>
      </w:del>
      <w:ins w:id="23" w:author="Diego Fabian Beltran Segura" w:date="2022-08-25T08:29:00Z">
        <w:r w:rsidR="00F36912" w:rsidRPr="00CF2EA4">
          <w:rPr>
            <w:color w:val="000000"/>
            <w:lang w:val="en-GB"/>
          </w:rPr>
          <w:t>morphological</w:t>
        </w:r>
        <w:r w:rsidR="00F36912" w:rsidRPr="00CF2EA4">
          <w:rPr>
            <w:color w:val="000000"/>
            <w:lang w:val="en-GB"/>
          </w:rPr>
          <w:t xml:space="preserve"> </w:t>
        </w:r>
      </w:ins>
      <w:r w:rsidR="00542E5E" w:rsidRPr="00CF2EA4">
        <w:rPr>
          <w:color w:val="000000"/>
          <w:lang w:val="en-GB"/>
        </w:rPr>
        <w:t xml:space="preserve">dimorphism </w:t>
      </w:r>
      <w:del w:id="24" w:author="Diego Fabian Beltran Segura" w:date="2022-08-25T08:27:00Z">
        <w:r w:rsidR="00542E5E" w:rsidRPr="00CF2EA4" w:rsidDel="00F36912">
          <w:rPr>
            <w:color w:val="000000"/>
            <w:lang w:val="en-GB"/>
          </w:rPr>
          <w:delText>in a morphological trait</w:delText>
        </w:r>
      </w:del>
      <w:ins w:id="25" w:author="Diego Fabian Beltran Segura" w:date="2022-08-25T08:28:00Z">
        <w:r w:rsidR="00F36912" w:rsidRPr="00CF2EA4">
          <w:rPr>
            <w:color w:val="000000"/>
            <w:lang w:val="en-GB"/>
          </w:rPr>
          <w:t xml:space="preserve">presumed </w:t>
        </w:r>
      </w:ins>
      <w:ins w:id="26" w:author="Diego Fabian Beltran Segura" w:date="2022-08-25T16:35:00Z">
        <w:r w:rsidR="0075336A" w:rsidRPr="00CF2EA4">
          <w:rPr>
            <w:color w:val="000000"/>
            <w:lang w:val="en-GB"/>
          </w:rPr>
          <w:t xml:space="preserve">to be </w:t>
        </w:r>
      </w:ins>
      <w:ins w:id="27" w:author="Diego Fabian Beltran Segura" w:date="2022-08-25T08:28:00Z">
        <w:r w:rsidR="00F36912" w:rsidRPr="00CF2EA4">
          <w:rPr>
            <w:color w:val="000000"/>
            <w:lang w:val="en-GB"/>
          </w:rPr>
          <w:t>mostly under</w:t>
        </w:r>
      </w:ins>
      <w:ins w:id="28" w:author="Diego Fabian Beltran Segura" w:date="2022-08-25T08:27:00Z">
        <w:r w:rsidR="00F36912" w:rsidRPr="00CF2EA4">
          <w:rPr>
            <w:color w:val="000000"/>
            <w:lang w:val="en-GB"/>
          </w:rPr>
          <w:t xml:space="preserve"> sexual selection</w:t>
        </w:r>
      </w:ins>
      <w:r w:rsidR="00542E5E" w:rsidRPr="00CF2EA4">
        <w:rPr>
          <w:color w:val="000000"/>
          <w:lang w:val="en-GB"/>
        </w:rPr>
        <w:t xml:space="preserve">, tail length, </w:t>
      </w:r>
      <w:r w:rsidR="009C2854" w:rsidRPr="00CF2EA4">
        <w:rPr>
          <w:color w:val="000000"/>
          <w:lang w:val="en-GB"/>
        </w:rPr>
        <w:t xml:space="preserve">should decrease at higher altitudes, </w:t>
      </w:r>
      <w:r w:rsidR="00AC12A0" w:rsidRPr="00CF2EA4">
        <w:rPr>
          <w:color w:val="000000"/>
          <w:lang w:val="en-GB"/>
        </w:rPr>
        <w:t>given that</w:t>
      </w:r>
      <w:r w:rsidR="009C2854" w:rsidRPr="00CF2EA4">
        <w:rPr>
          <w:color w:val="000000"/>
          <w:lang w:val="en-GB"/>
        </w:rPr>
        <w:t xml:space="preserve"> high elevation hummingbirds have </w:t>
      </w:r>
      <w:r w:rsidR="00542E5E" w:rsidRPr="00CF2EA4">
        <w:rPr>
          <w:color w:val="000000"/>
          <w:lang w:val="en-GB"/>
        </w:rPr>
        <w:t xml:space="preserve">been shown to have </w:t>
      </w:r>
      <w:del w:id="29" w:author="Diego Fabian Beltran Segura" w:date="2022-08-25T08:31:00Z">
        <w:r w:rsidR="009C2854" w:rsidRPr="00CF2EA4" w:rsidDel="00F36912">
          <w:rPr>
            <w:color w:val="000000"/>
            <w:lang w:val="en-GB"/>
          </w:rPr>
          <w:delText xml:space="preserve">larger wings and </w:delText>
        </w:r>
      </w:del>
      <w:r w:rsidR="009C2854" w:rsidRPr="00CF2EA4">
        <w:rPr>
          <w:color w:val="000000"/>
          <w:lang w:val="en-GB"/>
        </w:rPr>
        <w:t>less elaborated tails</w:t>
      </w:r>
      <w:ins w:id="30" w:author="Diego Fabian Beltran Segura" w:date="2022-08-25T08:31:00Z">
        <w:r w:rsidR="00F36912" w:rsidRPr="00CF2EA4">
          <w:rPr>
            <w:color w:val="000000"/>
            <w:lang w:val="en-GB"/>
          </w:rPr>
          <w:t xml:space="preserve"> and </w:t>
        </w:r>
        <w:r w:rsidR="00F36912" w:rsidRPr="00CF2EA4">
          <w:rPr>
            <w:color w:val="000000"/>
            <w:lang w:val="en-GB"/>
          </w:rPr>
          <w:t>larger wings</w:t>
        </w:r>
      </w:ins>
      <w:r w:rsidR="00542E5E" w:rsidRPr="00CF2EA4">
        <w:rPr>
          <w:color w:val="000000"/>
          <w:lang w:val="en-GB"/>
        </w:rPr>
        <w:t xml:space="preserve">, possibly due to </w:t>
      </w:r>
      <w:r w:rsidR="007A0852" w:rsidRPr="00CF2EA4">
        <w:rPr>
          <w:color w:val="000000"/>
          <w:lang w:val="en-GB"/>
        </w:rPr>
        <w:t>flight constraints</w:t>
      </w:r>
      <w:r w:rsidR="00AA0C24" w:rsidRPr="00CF2EA4">
        <w:rPr>
          <w:color w:val="000000"/>
          <w:lang w:val="en-GB"/>
        </w:rPr>
        <w:t xml:space="preserve"> </w:t>
      </w:r>
      <w:del w:id="31" w:author="Diego Fabian Beltran Segura" w:date="2022-08-25T08:31:00Z">
        <w:r w:rsidR="00AA0C24" w:rsidRPr="00CF2EA4" w:rsidDel="00851EAC">
          <w:rPr>
            <w:color w:val="000000"/>
            <w:lang w:val="en-GB"/>
          </w:rPr>
          <w:fldChar w:fldCharType="begin"/>
        </w:r>
        <w:r w:rsidR="002D33BB" w:rsidRPr="00CF2EA4" w:rsidDel="00851EAC">
          <w:rPr>
            <w:color w:val="000000"/>
            <w:lang w:val="en-GB"/>
          </w:rPr>
          <w:delInstrText xml:space="preserve"> ADDIN ZOTERO_ITEM CSL_CITATION {"citationID":"wD0eACyH","properties":{"formattedCitation":"(14,17)","plainCitation":"(14,17)","noteIndex":0},"citationItems":[{"id":175,"uris":["http://zotero.org/users/local/w8RmTn1Z/items/UA3648Z6"],"itemData":{"id":175,"type":"article-journal","container-title":"Proceedings of the National Academy of Sciences","DOI":"10.1073/pnas.0405260101","ISSN":"0027-8424, 1091-6490","issue":"51","journalAbbreviation":"Proceedings of the National Academy of Sciences","language":"en","page":"17731-17736","source":"DOI.org (Crossref)","title":"Resolution of a paradox: Hummingbird flight at high elevation does not come without a cost","title-short":"Resolution of a paradox","volume":"101","author":[{"family":"Altshuler","given":"D. L."},{"family":"Dudley","given":"R."},{"family":"McGuire","given":"J. A."}],"issued":{"date-parts":[["2004",12,21]]}}},{"id":642,"uris":["http://zotero.org/users/local/w8RmTn1Z/items/E7B5ZI3Q"],"itemData":{"id":642,"type":"article-journal","abstract":"The tail morphology of many birds is shaped by both natural and sexual selection. Models of tail aerodynamics predict that functions related to flight naturally select for moderately forked tail shapes, constraining the tendency of sexual selection to generate interspecific morphological diversity. Moreover, models predict that small birds will have low variation in tail morphology. Although hummingbirds (family Trochilidae) depend exclusively on flight for locomotion, the diversity of their tail morphology is among the greatest in all bird families. Hummingbird tail length exhibits positive allometry, scaling as approximately mass0.5, which causes tail surface area to scale as mass1.0. Forked tail morphology arises at least 26 times in the clade, and forked taxa tend to be sexually dimorphic, whereas species with graduated tails tend to be monomorphic. Small hummingbird species exhibit higher variation in tail morphology than large species. These results suggest that moderately forked tail morphology tends to arise via sexual selection in hummingbirds and that large species are more constrained in tail morphology than small species. Both patterns are inconsistent with current models of how bird tails function. This suggests that, in terms of aerodynamics, hummingbird tails function differently from the tails of other birds. Received 26 January 2009, accepted 31 July 2009.","container-title":"The Auk","DOI":"10.1525/auk.2009.09073","ISSN":"0004-8038, 1938-4254","issue":"1","journalAbbreviation":"The Auk","language":"en","page":"44-56","source":"DOI.org (Crossref)","title":"The Evolution of Tail Shape in Hummingbirds","volume":"127","author":[{"family":"Clark","given":"Christopher J."}],"issued":{"date-parts":[["2010",1]]}}}],"schema":"https://github.com/citation-style-language/schema/raw/master/csl-citation.json"} </w:delInstrText>
        </w:r>
        <w:r w:rsidR="00AA0C24" w:rsidRPr="00CF2EA4" w:rsidDel="00851EAC">
          <w:rPr>
            <w:color w:val="000000"/>
            <w:lang w:val="en-GB"/>
          </w:rPr>
          <w:fldChar w:fldCharType="separate"/>
        </w:r>
        <w:r w:rsidR="002D33BB" w:rsidRPr="00CF2EA4" w:rsidDel="00851EAC">
          <w:rPr>
            <w:noProof/>
            <w:color w:val="000000"/>
            <w:lang w:val="en-GB"/>
          </w:rPr>
          <w:delText>(14,17)</w:delText>
        </w:r>
        <w:r w:rsidR="00AA0C24" w:rsidRPr="00CF2EA4" w:rsidDel="00851EAC">
          <w:rPr>
            <w:color w:val="000000"/>
            <w:lang w:val="en-GB"/>
          </w:rPr>
          <w:fldChar w:fldCharType="end"/>
        </w:r>
        <w:r w:rsidR="00AA0C24" w:rsidRPr="00CF2EA4" w:rsidDel="00851EAC">
          <w:rPr>
            <w:color w:val="000000"/>
            <w:lang w:val="en-GB"/>
          </w:rPr>
          <w:delText xml:space="preserve">, </w:delText>
        </w:r>
      </w:del>
      <w:ins w:id="32" w:author="Diego Fabian Beltran Segura" w:date="2022-08-25T08:31:00Z">
        <w:r w:rsidR="00851EAC" w:rsidRPr="00CF2EA4">
          <w:rPr>
            <w:color w:val="000000"/>
            <w:lang w:val="en-GB"/>
          </w:rPr>
          <w:fldChar w:fldCharType="begin"/>
        </w:r>
      </w:ins>
      <w:r w:rsidR="00A47E3E" w:rsidRPr="00CF2EA4">
        <w:rPr>
          <w:color w:val="000000"/>
          <w:lang w:val="en-GB"/>
        </w:rPr>
        <w:instrText xml:space="preserve"> ADDIN ZOTERO_ITEM CSL_CITATION {"citationID":"wD0eACyH","properties":{"formattedCitation":"(9,12)","plainCitation":"(9,12)","noteIndex":0},"citationItems":[{"id":175,"uris":["http://zotero.org/users/local/w8RmTn1Z/items/UA3648Z6"],"itemData":{"id":175,"type":"article-journal","container-title":"Proceedings of the National Academy of Sciences","DOI":"10.1073/pnas.0405260101","ISSN":"0027-8424, 1091-6490","issue":"51","journalAbbreviation":"Proceedings of the National Academy of Sciences","language":"en","page":"17731-17736","source":"DOI.org (Crossref)","title":"Resolution of a paradox: Hummingbird flight at high elevation does not come without a cost","title-short":"Resolution of a paradox","volume":"101","author":[{"family":"Altshuler","given":"D. L."},{"family":"Dudley","given":"R."},{"family":"McGuire","given":"J. A."}],"issued":{"date-parts":[["2004",12,21]]}}},{"id":642,"uris":["http://zotero.org/users/local/w8RmTn1Z/items/E7B5ZI3Q"],"itemData":{"id":642,"type":"article-journal","abstract":"The tail morphology of many birds is shaped by both natural and sexual selection. Models of tail aerodynamics predict that functions related to flight naturally select for moderately forked tail shapes, constraining the tendency of sexual selection to generate interspecific morphological diversity. Moreover, models predict that small birds will have low variation in tail morphology. Although hummingbirds (family Trochilidae) depend exclusively on flight for locomotion, the diversity of their tail morphology is among the greatest in all bird families. Hummingbird tail length exhibits positive allometry, scaling as approximately mass0.5, which causes tail surface area to scale as mass1.0. Forked tail morphology arises at least 26 times in the clade, and forked taxa tend to be sexually dimorphic, whereas species with graduated tails tend to be monomorphic. Small hummingbird species exhibit higher variation in tail morphology than large species. These results suggest that moderately forked tail morphology tends to arise via sexual selection in hummingbirds and that large species are more constrained in tail morphology than small species. Both patterns are inconsistent with current models of how bird tails function. This suggests that, in terms of aerodynamics, hummingbird tails function differently from the tails of other birds. Received 26 January 2009, accepted 31 July 2009.","container-title":"The Auk","DOI":"10.1525/auk.2009.09073","ISSN":"0004-8038, 1938-4254","issue":"1","journalAbbreviation":"The Auk","language":"en","page":"44-56","source":"DOI.org (Crossref)","title":"The Evolution of Tail Shape in Hummingbirds","volume":"127","author":[{"family":"Clark","given":"Christopher J."}],"issued":{"date-parts":[["2010",1]]}}}],"schema":"https://github.com/citation-style-language/schema/raw/master/csl-citation.json"} </w:instrText>
      </w:r>
      <w:ins w:id="33" w:author="Diego Fabian Beltran Segura" w:date="2022-08-25T08:31:00Z">
        <w:r w:rsidR="00851EAC" w:rsidRPr="00CF2EA4">
          <w:rPr>
            <w:color w:val="000000"/>
            <w:lang w:val="en-GB"/>
          </w:rPr>
          <w:fldChar w:fldCharType="separate"/>
        </w:r>
      </w:ins>
      <w:r w:rsidR="00A47E3E" w:rsidRPr="00CF2EA4">
        <w:rPr>
          <w:noProof/>
          <w:color w:val="000000"/>
          <w:lang w:val="en-GB"/>
        </w:rPr>
        <w:t>(9,12)</w:t>
      </w:r>
      <w:ins w:id="34" w:author="Diego Fabian Beltran Segura" w:date="2022-08-25T08:31:00Z">
        <w:r w:rsidR="00851EAC" w:rsidRPr="00CF2EA4">
          <w:rPr>
            <w:color w:val="000000"/>
            <w:lang w:val="en-GB"/>
          </w:rPr>
          <w:fldChar w:fldCharType="end"/>
        </w:r>
        <w:r w:rsidR="00851EAC" w:rsidRPr="00CF2EA4">
          <w:rPr>
            <w:color w:val="000000"/>
            <w:lang w:val="en-GB"/>
          </w:rPr>
          <w:t>;</w:t>
        </w:r>
        <w:r w:rsidR="00851EAC" w:rsidRPr="00CF2EA4">
          <w:rPr>
            <w:color w:val="000000"/>
            <w:lang w:val="en-GB"/>
          </w:rPr>
          <w:t xml:space="preserve"> </w:t>
        </w:r>
      </w:ins>
      <w:r w:rsidR="00AA0C24" w:rsidRPr="00CF2EA4">
        <w:rPr>
          <w:color w:val="000000"/>
          <w:lang w:val="en-GB"/>
        </w:rPr>
        <w:t>habitat</w:t>
      </w:r>
      <w:r w:rsidR="00445C59" w:rsidRPr="00CF2EA4">
        <w:rPr>
          <w:color w:val="000000"/>
          <w:lang w:val="en-GB"/>
        </w:rPr>
        <w:t xml:space="preserve"> structure should have no effect on tail dimorphism, </w:t>
      </w:r>
      <w:r w:rsidR="00AC12A0" w:rsidRPr="00CF2EA4">
        <w:rPr>
          <w:color w:val="000000"/>
          <w:lang w:val="en-GB"/>
        </w:rPr>
        <w:t>as</w:t>
      </w:r>
      <w:r w:rsidR="00445C59" w:rsidRPr="00CF2EA4">
        <w:rPr>
          <w:color w:val="000000"/>
          <w:lang w:val="en-GB"/>
        </w:rPr>
        <w:t xml:space="preserve"> it is mostly used on close-range displays </w:t>
      </w:r>
      <w:r w:rsidR="00445C59" w:rsidRPr="00CF2EA4">
        <w:rPr>
          <w:color w:val="000000"/>
          <w:lang w:val="en-GB"/>
        </w:rPr>
        <w:fldChar w:fldCharType="begin"/>
      </w:r>
      <w:r w:rsidR="00A47E3E" w:rsidRPr="00CF2EA4">
        <w:rPr>
          <w:color w:val="000000"/>
          <w:lang w:val="en-GB"/>
        </w:rPr>
        <w:instrText xml:space="preserve"> ADDIN ZOTERO_ITEM CSL_CITATION {"citationID":"UxIU4m8n","properties":{"formattedCitation":"(35)","plainCitation":"(35)","noteIndex":0},"citationItems":[{"id":698,"uris":["http://zotero.org/users/local/w8RmTn1Z/items/DE7EMDW5"],"itemData":{"id":698,"type":"article-journal","container-title":"Evolution","DOI":"10.1111/evo.13432","ISSN":"0014-3820, 1558-5646","issue":"3","journalAbbreviation":"Evolution","language":"en","page":"630-646","source":"DOI.org (Crossref)","title":"Complex coevolution of wing, tail, and vocal sounds of courting male bee hummingbirds","volume":"72","author":[{"family":"Clark","given":"Christopher J."},{"family":"McGuire","given":"Jimmy A."},{"family":"Bonaccorso","given":"Elisa"},{"family":"Berv","given":"Jacob S."},{"family":"Prum","given":"Richard O."}],"issued":{"date-parts":[["2018",3]]}}}],"schema":"https://github.com/citation-style-language/schema/raw/master/csl-citation.json"} </w:instrText>
      </w:r>
      <w:r w:rsidR="00445C59" w:rsidRPr="00CF2EA4">
        <w:rPr>
          <w:color w:val="000000"/>
          <w:lang w:val="en-GB"/>
        </w:rPr>
        <w:fldChar w:fldCharType="separate"/>
      </w:r>
      <w:r w:rsidR="00A47E3E" w:rsidRPr="00CF2EA4">
        <w:rPr>
          <w:noProof/>
          <w:color w:val="000000"/>
          <w:lang w:val="en-GB"/>
        </w:rPr>
        <w:t>(35)</w:t>
      </w:r>
      <w:r w:rsidR="00445C59" w:rsidRPr="00CF2EA4">
        <w:rPr>
          <w:color w:val="000000"/>
          <w:lang w:val="en-GB"/>
        </w:rPr>
        <w:fldChar w:fldCharType="end"/>
      </w:r>
      <w:r w:rsidR="00AA0C24" w:rsidRPr="00CF2EA4">
        <w:rPr>
          <w:color w:val="000000"/>
          <w:lang w:val="en-GB"/>
        </w:rPr>
        <w:t>.</w:t>
      </w:r>
      <w:r w:rsidRPr="00CF2EA4">
        <w:rPr>
          <w:color w:val="000000"/>
          <w:lang w:val="en-GB"/>
        </w:rPr>
        <w:t xml:space="preserve"> </w:t>
      </w:r>
      <w:r w:rsidR="00AA0C24" w:rsidRPr="00CF2EA4">
        <w:rPr>
          <w:color w:val="000000"/>
          <w:lang w:val="en-GB"/>
        </w:rPr>
        <w:t>S</w:t>
      </w:r>
      <w:r w:rsidRPr="00CF2EA4">
        <w:rPr>
          <w:color w:val="000000"/>
          <w:lang w:val="en-GB"/>
        </w:rPr>
        <w:t xml:space="preserve">exual dichromatism should </w:t>
      </w:r>
      <w:r w:rsidR="00AA0C24" w:rsidRPr="00CF2EA4">
        <w:rPr>
          <w:color w:val="000000"/>
          <w:lang w:val="en-GB"/>
        </w:rPr>
        <w:t>increase</w:t>
      </w:r>
      <w:r w:rsidRPr="00CF2EA4">
        <w:rPr>
          <w:color w:val="000000"/>
          <w:lang w:val="en-GB"/>
        </w:rPr>
        <w:t xml:space="preserve"> at </w:t>
      </w:r>
      <w:r w:rsidR="00AA0C24" w:rsidRPr="00CF2EA4">
        <w:rPr>
          <w:color w:val="000000"/>
          <w:lang w:val="en-GB"/>
        </w:rPr>
        <w:t>higher</w:t>
      </w:r>
      <w:r w:rsidRPr="00CF2EA4">
        <w:rPr>
          <w:color w:val="000000"/>
          <w:lang w:val="en-GB"/>
        </w:rPr>
        <w:t xml:space="preserve"> elevations and open habitats, due to lower predation pressure</w:t>
      </w:r>
      <w:r w:rsidR="0047780A" w:rsidRPr="00CF2EA4">
        <w:rPr>
          <w:color w:val="000000"/>
          <w:lang w:val="en-GB"/>
        </w:rPr>
        <w:t xml:space="preserve"> </w:t>
      </w:r>
      <w:r w:rsidR="00705BCD" w:rsidRPr="00CF2EA4">
        <w:rPr>
          <w:color w:val="000000"/>
          <w:lang w:val="en-GB"/>
        </w:rPr>
        <w:fldChar w:fldCharType="begin"/>
      </w:r>
      <w:r w:rsidR="00A47E3E" w:rsidRPr="00CF2EA4">
        <w:rPr>
          <w:color w:val="000000"/>
          <w:lang w:val="en-GB"/>
        </w:rPr>
        <w:instrText xml:space="preserve"> ADDIN ZOTERO_ITEM CSL_CITATION {"citationID":"ud5crPxk","properties":{"formattedCitation":"(50)","plainCitation":"(50)","noteIndex":0},"citationItems":[{"id":434,"uris":["http://zotero.org/users/local/w8RmTn1Z/items/2UQAN3AE"],"itemData":{"id":434,"type":"article-journal","abstract":"Migration is among the best studied of animal behaviors, yet few empirical studies have tested hypotheses explaining the ultimate causes of these cyclical annual movements. Fretwell’s (1980) hypothesis predicts that if nest predation explains why many tropical birds migrate uphill to breed, then predation risk must be negatively associated with elevation. Data from 385 artiWcial nests spanning 2,740 m of elevation on the Atlantic slope of Costa Rica show an overall decline in predation with increasing elevation. However, nest predation risk was highest at intermediate elevations (500–650 m), not at lowest elevations. The proportion of nests depredated by diVerent types of predators diVered among elevations. These results imply that over half of the altitudinal migrant bird species in this region migrate to safer breeding areas than their non-breeding areas, suggesting that variation in nest predation risk could be an important beneWt of uphill migrations of many species.","container-title":"Oecologia","DOI":"10.1007/s00442-007-0897-6","ISSN":"0029-8549, 1432-1939","issue":"2","journalAbbreviation":"Oecologia","language":"en","page":"397-403","source":"DOI.org (Crossref)","title":"Can variation in risk of nest predation explain altitudinal migration in tropical birds?","volume":"155","author":[{"family":"Boyle","given":"W. Alice"}],"issued":{"date-parts":[["2008",3]]}}}],"schema":"https://github.com/citation-style-language/schema/raw/master/csl-citation.json"} </w:instrText>
      </w:r>
      <w:r w:rsidR="00705BCD" w:rsidRPr="00CF2EA4">
        <w:rPr>
          <w:color w:val="000000"/>
          <w:lang w:val="en-GB"/>
        </w:rPr>
        <w:fldChar w:fldCharType="separate"/>
      </w:r>
      <w:r w:rsidR="00A47E3E" w:rsidRPr="00CF2EA4">
        <w:rPr>
          <w:noProof/>
          <w:color w:val="000000"/>
          <w:lang w:val="en-GB"/>
        </w:rPr>
        <w:t>(50)</w:t>
      </w:r>
      <w:r w:rsidR="00705BCD" w:rsidRPr="00CF2EA4">
        <w:rPr>
          <w:color w:val="000000"/>
          <w:lang w:val="en-GB"/>
        </w:rPr>
        <w:fldChar w:fldCharType="end"/>
      </w:r>
      <w:r w:rsidR="00705BCD" w:rsidRPr="00CF2EA4">
        <w:rPr>
          <w:color w:val="000000"/>
          <w:lang w:val="en-GB"/>
        </w:rPr>
        <w:t xml:space="preserve"> </w:t>
      </w:r>
      <w:r w:rsidR="0047780A" w:rsidRPr="00CF2EA4">
        <w:rPr>
          <w:color w:val="000000"/>
          <w:lang w:val="en-GB"/>
        </w:rPr>
        <w:t>and higher chance for visibility</w:t>
      </w:r>
      <w:r w:rsidR="00705BCD" w:rsidRPr="00CF2EA4">
        <w:rPr>
          <w:color w:val="000000"/>
          <w:lang w:val="en-GB"/>
        </w:rPr>
        <w:t xml:space="preserve"> </w:t>
      </w:r>
      <w:r w:rsidR="00705BCD" w:rsidRPr="00CF2EA4">
        <w:rPr>
          <w:color w:val="000000"/>
          <w:lang w:val="en-GB"/>
        </w:rPr>
        <w:fldChar w:fldCharType="begin"/>
      </w:r>
      <w:r w:rsidR="00A47E3E" w:rsidRPr="00CF2EA4">
        <w:rPr>
          <w:color w:val="000000"/>
          <w:lang w:val="en-GB"/>
        </w:rPr>
        <w:instrText xml:space="preserve"> ADDIN ZOTERO_ITEM CSL_CITATION {"citationID":"6JynjNl3","properties":{"formattedCitation":"(26,30)","plainCitation":"(26,30)","noteIndex":0},"citationItems":[{"id":127,"uris":["http://zotero.org/users/local/w8RmTn1Z/items/TUCWYNRN"],"itemData":{"id":127,"type":"article-journal","abstract":"Forests exhibit much variation in light environments, and this can affect communication among animals, communication between animals and plants, photosynthesis, and plant morphogenesis. Light environments are caused by, and can be predicted from, the geometry of the light paths, the weather conditions, and the time of day. The structure of forests leads to four major light habitats when the sun is not blocked by clouds: forest shade, woodland shade, small gaps, and large gaps. These are characterized by yellow-green, blue-gray, reddish, and \"white\" ambient light spectra, respectively. When the sun is blocked by clouds, the spectra of these four habitats converge on that of large gaps and open areas, so the single light environment during cloudy weather will be called open/cloudy. An additional light environment (early/late) is associated with low sun angles (near dawn or dusk); it is purplish. Each light environment is well defined and was found in forests of Trinidad, Panama, Costa Rica, Australia, California, and Florida. Scattered literature references suggest similar patterns elsewhere in North America, Europe, and Java. Perceived colors of animals, flowers, and fruits depend upon the interaction between ambient light color and the reflectance color of the animal or plant parts. As a result, an animal or plant may have a different appearance in each environment, i.e., a color pattern may be relatively cryptic in some light environments while relatively conspicuous in others. This has strong implications for the joint evolution of visual signals and vision, as well as microhabitat choice. Plant growth and form may also be affected by variation in the color of forest light.","container-title":"Ecological Monographs","DOI":"10.2307/2937121","ISSN":"00129615","issue":"1","language":"en","page":"1-27","source":"DOI.org (Crossref)","title":"The Color of Light in Forests and Its Implications","volume":"63","author":[{"family":"Endler","given":"John A."}],"issued":{"date-parts":[["1993",2]]}}},{"id":120,"uris":["http://zotero.org/users/local/w8RmTn1Z/items/864VDG4F"],"itemData":{"id":120,"type":"article-journal","abstract":"Rainforests offer two contrasted light environments: a bright canopy rich in blue and UV and a dark understorey, rich in green and orange. Therefore, natural selection for crypsis should favour dark brown signals in understorey and bright green signals in canopy, whereas sexual selection for conspicuousness should favour bright yellow-red signals in understorey and dark blue and UV signals in canopy. Using spectrometry and comparative analyses, we examined the relationship between ambient light and colour signals in a bird community of French Guiana. It appears that brightness and hue are mostly naturally selected, while UV content of plumage is more likely sexually selected. At each height, both sexes present similar coloration but males display more conspicuous sexually selected patterns than females. These results show that ambient light drives the evolution of colour signals at community scale, and should be considered when studying signalling in other communities and light-contrasted ecosystems.","container-title":"Ecology Letters","DOI":"10.1111/j.1461-0248.2004.00584.x","ISSN":"1461023X, 14610248","issue":"4","language":"en","page":"279-284","source":"DOI.org (Crossref)","title":"Influence of ambient light on the evolution of colour signals: comparative analysis of a Neotropical rainforest bird community: Ambient light influences colour evolution","title-short":"Influence of ambient light on the evolution of colour signals","volume":"7","author":[{"family":"Gomez","given":"Doris"},{"family":"Théry","given":"Marc"}],"issued":{"date-parts":[["2004",3,17]]}}}],"schema":"https://github.com/citation-style-language/schema/raw/master/csl-citation.json"} </w:instrText>
      </w:r>
      <w:r w:rsidR="00705BCD" w:rsidRPr="00CF2EA4">
        <w:rPr>
          <w:color w:val="000000"/>
          <w:lang w:val="en-GB"/>
        </w:rPr>
        <w:fldChar w:fldCharType="separate"/>
      </w:r>
      <w:r w:rsidR="00A47E3E" w:rsidRPr="00CF2EA4">
        <w:rPr>
          <w:color w:val="000000"/>
          <w:lang w:val="en-GB"/>
        </w:rPr>
        <w:t>(26,30)</w:t>
      </w:r>
      <w:r w:rsidR="00705BCD" w:rsidRPr="00CF2EA4">
        <w:rPr>
          <w:color w:val="000000"/>
          <w:lang w:val="en-GB"/>
        </w:rPr>
        <w:fldChar w:fldCharType="end"/>
      </w:r>
      <w:r w:rsidR="0047780A" w:rsidRPr="00CF2EA4">
        <w:rPr>
          <w:color w:val="000000"/>
          <w:lang w:val="en-GB"/>
        </w:rPr>
        <w:t xml:space="preserve">, respectively. Finally, we expect that song </w:t>
      </w:r>
      <w:r w:rsidR="0023676C" w:rsidRPr="00CF2EA4">
        <w:rPr>
          <w:color w:val="000000"/>
          <w:lang w:val="en-GB"/>
        </w:rPr>
        <w:t xml:space="preserve">would </w:t>
      </w:r>
      <w:r w:rsidR="0047780A" w:rsidRPr="00CF2EA4">
        <w:rPr>
          <w:color w:val="000000"/>
          <w:lang w:val="en-GB"/>
        </w:rPr>
        <w:t xml:space="preserve">be affected by elevation through the changes in species richness and acoustic </w:t>
      </w:r>
      <w:r w:rsidR="00352212" w:rsidRPr="00CF2EA4">
        <w:rPr>
          <w:color w:val="000000"/>
          <w:lang w:val="en-GB"/>
        </w:rPr>
        <w:t>competition</w:t>
      </w:r>
      <w:r w:rsidR="00705BCD" w:rsidRPr="00CF2EA4">
        <w:rPr>
          <w:color w:val="000000"/>
          <w:lang w:val="en-GB"/>
        </w:rPr>
        <w:t xml:space="preserve"> </w:t>
      </w:r>
      <w:r w:rsidR="00705BCD" w:rsidRPr="00CF2EA4">
        <w:rPr>
          <w:color w:val="000000"/>
          <w:lang w:val="en-GB"/>
        </w:rPr>
        <w:fldChar w:fldCharType="begin"/>
      </w:r>
      <w:r w:rsidR="00A47E3E" w:rsidRPr="00CF2EA4">
        <w:rPr>
          <w:color w:val="000000"/>
          <w:lang w:val="en-GB"/>
        </w:rPr>
        <w:instrText xml:space="preserve"> ADDIN ZOTERO_ITEM CSL_CITATION {"citationID":"TdZbv4FC","properties":{"formattedCitation":"(14,20)","plainCitation":"(14,20)","noteIndex":0},"citationItems":[{"id":264,"uris":["http://zotero.org/users/local/w8RmTn1Z/items/3XNE6KPS"],"itemData":{"id":264,"type":"article-journal","container-title":"Journal of Animal Ecology","DOI":"https://www.jstor.org/stable/3505653","language":"en","page":"434-440","title":"The impact of environmental noise on song amplitude in a territorial bird","volume":"73","author":[{"family":"Brumm","given":"Henrik"}],"issued":{"date-parts":[["2004"]]}}},{"id":276,"uris":["http://zotero.org/users/local/w8RmTn1Z/items/2UFDDWH4"],"itemData":{"id":276,"type":"article-journal","container-title":"Nature","DOI":"10.1038/nature25794","ISSN":"0028-0836, 1476-4687","issue":"7695","journalAbbreviation":"Nature","language":"en","page":"246-250","source":"DOI.org (Crossref)","title":"Global elevational diversity and diversification of birds","volume":"555","author":[{"family":"Quintero","given":"Ignacio"},{"family":"Jetz","given":"Walter"}],"issued":{"date-parts":[["2018",3]]}}}],"schema":"https://github.com/citation-style-language/schema/raw/master/csl-citation.json"} </w:instrText>
      </w:r>
      <w:r w:rsidR="00705BCD" w:rsidRPr="00CF2EA4">
        <w:rPr>
          <w:color w:val="000000"/>
          <w:lang w:val="en-GB"/>
        </w:rPr>
        <w:fldChar w:fldCharType="separate"/>
      </w:r>
      <w:r w:rsidR="00A47E3E" w:rsidRPr="00CF2EA4">
        <w:rPr>
          <w:noProof/>
          <w:color w:val="000000"/>
          <w:lang w:val="en-GB"/>
        </w:rPr>
        <w:t>(14,20)</w:t>
      </w:r>
      <w:r w:rsidR="00705BCD" w:rsidRPr="00CF2EA4">
        <w:rPr>
          <w:color w:val="000000"/>
          <w:lang w:val="en-GB"/>
        </w:rPr>
        <w:fldChar w:fldCharType="end"/>
      </w:r>
      <w:r w:rsidR="0047780A" w:rsidRPr="00CF2EA4">
        <w:rPr>
          <w:color w:val="000000"/>
          <w:lang w:val="en-GB"/>
        </w:rPr>
        <w:t>, hence, species at mid elevations</w:t>
      </w:r>
      <w:ins w:id="35" w:author="Diego Fabian Beltran Segura" w:date="2022-08-25T08:44:00Z">
        <w:r w:rsidR="005010A0" w:rsidRPr="00CF2EA4">
          <w:rPr>
            <w:color w:val="000000"/>
            <w:lang w:val="en-GB"/>
          </w:rPr>
          <w:t xml:space="preserve">, </w:t>
        </w:r>
        <w:r w:rsidR="005010A0" w:rsidRPr="00CF2EA4">
          <w:rPr>
            <w:color w:val="000000"/>
            <w:lang w:val="en-GB"/>
          </w:rPr>
          <w:t>where species richness increases</w:t>
        </w:r>
        <w:r w:rsidR="005010A0" w:rsidRPr="00CF2EA4">
          <w:rPr>
            <w:color w:val="000000"/>
            <w:lang w:val="en-GB"/>
          </w:rPr>
          <w:t>,</w:t>
        </w:r>
      </w:ins>
      <w:r w:rsidR="0047780A" w:rsidRPr="00CF2EA4">
        <w:rPr>
          <w:color w:val="000000"/>
          <w:lang w:val="en-GB"/>
        </w:rPr>
        <w:t xml:space="preserve"> should have </w:t>
      </w:r>
      <w:del w:id="36" w:author="Diego Fabian Beltran Segura" w:date="2022-08-25T08:44:00Z">
        <w:r w:rsidR="00420641" w:rsidRPr="00CF2EA4" w:rsidDel="005010A0">
          <w:rPr>
            <w:color w:val="000000"/>
            <w:lang w:val="en-GB"/>
          </w:rPr>
          <w:delText>lower</w:delText>
        </w:r>
        <w:r w:rsidR="0047780A" w:rsidRPr="00CF2EA4" w:rsidDel="005010A0">
          <w:rPr>
            <w:color w:val="000000"/>
            <w:lang w:val="en-GB"/>
          </w:rPr>
          <w:delText xml:space="preserve"> </w:delText>
        </w:r>
      </w:del>
      <w:ins w:id="37" w:author="Diego Fabian Beltran Segura" w:date="2022-08-25T08:44:00Z">
        <w:r w:rsidR="005010A0" w:rsidRPr="00CF2EA4">
          <w:rPr>
            <w:color w:val="000000"/>
            <w:lang w:val="en-GB"/>
          </w:rPr>
          <w:t>higher</w:t>
        </w:r>
        <w:r w:rsidR="005010A0" w:rsidRPr="00CF2EA4">
          <w:rPr>
            <w:color w:val="000000"/>
            <w:lang w:val="en-GB"/>
          </w:rPr>
          <w:t xml:space="preserve"> </w:t>
        </w:r>
      </w:ins>
      <w:r w:rsidR="00420641" w:rsidRPr="00CF2EA4">
        <w:rPr>
          <w:color w:val="000000"/>
          <w:lang w:val="en-GB"/>
        </w:rPr>
        <w:t>song complexity</w:t>
      </w:r>
      <w:r w:rsidR="0047780A" w:rsidRPr="00CF2EA4">
        <w:rPr>
          <w:color w:val="000000"/>
          <w:lang w:val="en-GB"/>
        </w:rPr>
        <w:t xml:space="preserve"> than those in the other two extremes</w:t>
      </w:r>
      <w:del w:id="38" w:author="Diego Fabian Beltran Segura" w:date="2022-08-25T08:44:00Z">
        <w:r w:rsidR="006A4796" w:rsidRPr="00CF2EA4" w:rsidDel="005010A0">
          <w:rPr>
            <w:color w:val="000000"/>
            <w:lang w:val="en-GB"/>
          </w:rPr>
          <w:delText>,</w:delText>
        </w:r>
      </w:del>
      <w:r w:rsidR="006A4796" w:rsidRPr="00CF2EA4">
        <w:rPr>
          <w:color w:val="000000"/>
          <w:lang w:val="en-GB"/>
        </w:rPr>
        <w:t xml:space="preserve"> </w:t>
      </w:r>
      <w:del w:id="39" w:author="Diego Fabian Beltran Segura" w:date="2022-08-25T08:44:00Z">
        <w:r w:rsidR="006A4796" w:rsidRPr="00CF2EA4" w:rsidDel="005010A0">
          <w:rPr>
            <w:color w:val="000000"/>
            <w:lang w:val="en-GB"/>
          </w:rPr>
          <w:delText>where</w:delText>
        </w:r>
        <w:r w:rsidR="0047780A" w:rsidRPr="00CF2EA4" w:rsidDel="005010A0">
          <w:rPr>
            <w:color w:val="000000"/>
            <w:lang w:val="en-GB"/>
          </w:rPr>
          <w:delText xml:space="preserve"> </w:delText>
        </w:r>
        <w:r w:rsidR="0030138E" w:rsidRPr="00CF2EA4" w:rsidDel="005010A0">
          <w:rPr>
            <w:color w:val="000000"/>
            <w:lang w:val="en-GB"/>
          </w:rPr>
          <w:delText>species richness</w:delText>
        </w:r>
        <w:r w:rsidR="006A4796" w:rsidRPr="00CF2EA4" w:rsidDel="005010A0">
          <w:rPr>
            <w:color w:val="000000"/>
            <w:lang w:val="en-GB"/>
          </w:rPr>
          <w:delText xml:space="preserve"> increases</w:delText>
        </w:r>
        <w:r w:rsidR="001B12C6" w:rsidRPr="00CF2EA4" w:rsidDel="005010A0">
          <w:rPr>
            <w:color w:val="000000"/>
            <w:lang w:val="en-GB"/>
          </w:rPr>
          <w:delText xml:space="preserve"> </w:delText>
        </w:r>
      </w:del>
      <w:r w:rsidR="001B12C6" w:rsidRPr="00CF2EA4">
        <w:rPr>
          <w:color w:val="000000"/>
          <w:lang w:val="en-GB"/>
        </w:rPr>
        <w:fldChar w:fldCharType="begin"/>
      </w:r>
      <w:r w:rsidR="00A47E3E" w:rsidRPr="00CF2EA4">
        <w:rPr>
          <w:color w:val="000000"/>
          <w:lang w:val="en-GB"/>
        </w:rPr>
        <w:instrText xml:space="preserve"> ADDIN ZOTERO_ITEM CSL_CITATION {"citationID":"eWdw48xO","properties":{"formattedCitation":"(18)","plainCitation":"(18)","noteIndex":0},"citationItems":[{"id":274,"uris":["http://zotero.org/users/local/w8RmTn1Z/items/YLQX3WFV"],"itemData":{"id":274,"type":"article-journal","abstract":"The elevational gradient of species richness is often claimed to mirror the latitudinal gradient and has traditionally been explained by assuming a decrease in productivity with elevation and more recently by Rapoport’s rule. The inﬂuence of area on the pattern has rarely been considered. Analyses of all South American tropical land birds (more than one-fourth of the extant bird species on Earth) are used to examine four species richness/elevation models: null model, Rapoport’s rule, and monotonic or hump-shaped productivity/species richness relationships. To quantify the area effect, species-area curves were created for seven elevational zones. Not accounting for area, species richness declined monotonically with elevation, but area accounted for 67%–91% of the variation in species richness per zone. When area was factored out, a hump-shaped pattern emerged, with more species in the 500–1,000-m (P Ͻ .005) and 1,000–1,500-m zones (P Ͻ .10) than in the 0–500-m zone. Rapoport’s rule and the monotonic productivity/species richness relationship were thus not supported. Instead, elevational turnover rates and numbers of shared species between zones suggested that the hump-shaped pattern reﬂects geometric constraints (as predicted by the null model) imposed by the narrow span of the gradient, and it is suggested that midelevational zones may represent sink habitats.","container-title":"The American Naturalist","DOI":"10.1086/286028","ISSN":"0003-0147, 1537-5323","issue":"5","journalAbbreviation":"The American Naturalist","language":"en","page":"875-902","source":"DOI.org (Crossref)","title":"The Relationship Among Area, Elevation, And Regional Species Richness In Neotropical Birds","volume":"149","author":[{"family":"Rahbek","given":"Carsten"}],"issued":{"date-parts":[["1997",5]]}}}],"schema":"https://github.com/citation-style-language/schema/raw/master/csl-citation.json"} </w:instrText>
      </w:r>
      <w:r w:rsidR="001B12C6" w:rsidRPr="00CF2EA4">
        <w:rPr>
          <w:color w:val="000000"/>
          <w:lang w:val="en-GB"/>
        </w:rPr>
        <w:fldChar w:fldCharType="separate"/>
      </w:r>
      <w:r w:rsidR="00A47E3E" w:rsidRPr="00CF2EA4">
        <w:rPr>
          <w:noProof/>
          <w:color w:val="000000"/>
          <w:lang w:val="en-GB"/>
        </w:rPr>
        <w:t>(18)</w:t>
      </w:r>
      <w:r w:rsidR="001B12C6" w:rsidRPr="00CF2EA4">
        <w:rPr>
          <w:color w:val="000000"/>
          <w:lang w:val="en-GB"/>
        </w:rPr>
        <w:fldChar w:fldCharType="end"/>
      </w:r>
      <w:r w:rsidR="0047780A" w:rsidRPr="00CF2EA4">
        <w:rPr>
          <w:color w:val="000000"/>
          <w:lang w:val="en-GB"/>
        </w:rPr>
        <w:t xml:space="preserve">. </w:t>
      </w:r>
      <w:r w:rsidR="005868E8" w:rsidRPr="00CF2EA4">
        <w:rPr>
          <w:color w:val="000000"/>
          <w:lang w:val="en-GB"/>
        </w:rPr>
        <w:t xml:space="preserve">As for </w:t>
      </w:r>
      <w:r w:rsidRPr="00CF2EA4">
        <w:rPr>
          <w:color w:val="000000"/>
          <w:lang w:val="en-GB"/>
        </w:rPr>
        <w:t>h</w:t>
      </w:r>
      <w:r w:rsidR="00AC7120" w:rsidRPr="00CF2EA4">
        <w:rPr>
          <w:color w:val="000000"/>
          <w:lang w:val="en-GB"/>
        </w:rPr>
        <w:t>a</w:t>
      </w:r>
      <w:r w:rsidRPr="00CF2EA4">
        <w:rPr>
          <w:color w:val="000000"/>
          <w:lang w:val="en-GB"/>
        </w:rPr>
        <w:t>bitat structure</w:t>
      </w:r>
      <w:r w:rsidR="005868E8" w:rsidRPr="00CF2EA4">
        <w:rPr>
          <w:color w:val="000000"/>
          <w:lang w:val="en-GB"/>
        </w:rPr>
        <w:t xml:space="preserve">, closed environments should negatively affect male song </w:t>
      </w:r>
      <w:r w:rsidR="00704411" w:rsidRPr="00CF2EA4">
        <w:rPr>
          <w:color w:val="000000"/>
          <w:lang w:val="en-GB"/>
        </w:rPr>
        <w:t>complexity</w:t>
      </w:r>
      <w:r w:rsidR="005868E8" w:rsidRPr="00CF2EA4">
        <w:rPr>
          <w:color w:val="000000"/>
          <w:lang w:val="en-GB"/>
        </w:rPr>
        <w:t>, by increasing signal degradation as a result of higher vegetation density</w:t>
      </w:r>
      <w:r w:rsidR="00705BCD" w:rsidRPr="00CF2EA4">
        <w:rPr>
          <w:color w:val="000000"/>
          <w:lang w:val="en-GB"/>
        </w:rPr>
        <w:t xml:space="preserve"> </w:t>
      </w:r>
      <w:r w:rsidR="00705BCD" w:rsidRPr="00CF2EA4">
        <w:rPr>
          <w:color w:val="000000"/>
          <w:lang w:val="en-GB"/>
        </w:rPr>
        <w:fldChar w:fldCharType="begin"/>
      </w:r>
      <w:r w:rsidR="00A47E3E" w:rsidRPr="00CF2EA4">
        <w:rPr>
          <w:color w:val="000000"/>
          <w:lang w:val="en-GB"/>
        </w:rPr>
        <w:instrText xml:space="preserve"> ADDIN ZOTERO_ITEM CSL_CITATION {"citationID":"EbwFPIrs","properties":{"formattedCitation":"(15,17)","plainCitation":"(15,17)","noteIndex":0},"citationItems":[{"id":270,"uris":["http://zotero.org/users/local/w8RmTn1Z/items/4QEUFS84"],"itemData":{"id":270,"type":"article-journal","container-title":"Functional Ecology","DOI":"10.1111/j.1365-2435.2006.01207.x","ISSN":"0269-8463, 1365-2435","issue":"1","journalAbbreviation":"Funct Ecology","language":"en","source":"DOI.org (Crossref)","title":"Habitat structure and the evolution of bird song: a meta-analysis of the evidence for the acoustic adaptation hypothesis","title-short":"Habitat structure and the evolution of bird song","URL":"http://doi.wiley.com/10.1111/j.1365-2435.2006.01207.x","volume":"21","author":[{"family":"Boncoraglio","given":"Giuseppe"},{"family":"Saino","given":"Nicola"}],"accessed":{"date-parts":[["2020",7,13]]},"issued":{"date-parts":[["2007",2]]}}},{"id":260,"uris":["http://zotero.org/users/local/w8RmTn1Z/items/Z9T6QZUB"],"itemData":{"id":260,"type":"article-journal","abstract":"In songbirds, song complexity and song sharing are features of prime importance for territorial defence and mate attraction. These aspects of song may be strongly inﬂuenced by changes in social environment caused by habitat fragmentation. We tested the hypothesis that habitat fragmentation induced by human activities inﬂuences song complexity and song sharing in the skylark, a songbird with a very large repertoire and whose population recently underwent a large decline. We applied powerful mathematical and statistical tools to assess and compare song complexity and song sharing patterns of syllables and sequences of syllables in two populations: a declining population in a fragmented habitat, in which breeding areas are separated from each other by unsuitable surroundings, and a stable population in a continuous habitat. Our results show that the structure of the habitat inﬂuences song sharing, but not song complexity. Neighbouring birds shared more syllables and sequences of syllables in the fragmented habitat than in the continuous one. Habitat fragmentation seems thus to have an effect on the composition of elements in songs, but not on the number and complexity of these elements, which may be a ﬁxed feature of song peculiar to skylarks.","container-title":"Journal of Theoretical Biology","DOI":"10.1016/j.jtbi.2009.09.020","ISSN":"00225193","issue":"1","journalAbbreviation":"Journal of Theoretical Biology","language":"en","page":"151-164","source":"DOI.org (Crossref)","title":"Are bird song complexity and song sharing shaped by habitat structure? An information theory and statistical approach","title-short":"Are bird song complexity and song sharing shaped by habitat structure?","volume":"262","author":[{"family":"Briefer","given":"Elodie"},{"family":"Osiejuk","given":"Tomasz S."},{"family":"Rybak","given":"Fanny"},{"family":"Aubin","given":"Thierry"}],"issued":{"date-parts":[["2010",1]]}}}],"schema":"https://github.com/citation-style-language/schema/raw/master/csl-citation.json"} </w:instrText>
      </w:r>
      <w:r w:rsidR="00705BCD" w:rsidRPr="00CF2EA4">
        <w:rPr>
          <w:color w:val="000000"/>
          <w:lang w:val="en-GB"/>
        </w:rPr>
        <w:fldChar w:fldCharType="separate"/>
      </w:r>
      <w:r w:rsidR="00A47E3E" w:rsidRPr="00CF2EA4">
        <w:rPr>
          <w:noProof/>
          <w:color w:val="000000"/>
          <w:lang w:val="en-GB"/>
        </w:rPr>
        <w:t>(15,17)</w:t>
      </w:r>
      <w:r w:rsidR="00705BCD" w:rsidRPr="00CF2EA4">
        <w:rPr>
          <w:color w:val="000000"/>
          <w:lang w:val="en-GB"/>
        </w:rPr>
        <w:fldChar w:fldCharType="end"/>
      </w:r>
      <w:r w:rsidRPr="00CF2EA4">
        <w:rPr>
          <w:color w:val="000000"/>
          <w:lang w:val="en-GB"/>
        </w:rPr>
        <w:t xml:space="preserve">. </w:t>
      </w:r>
      <w:r w:rsidR="00F0655A" w:rsidRPr="00CF2EA4">
        <w:rPr>
          <w:color w:val="000000"/>
          <w:lang w:val="en-GB"/>
        </w:rPr>
        <w:t xml:space="preserve">In a broader perspective, we expect that </w:t>
      </w:r>
      <w:r w:rsidR="00A22883" w:rsidRPr="00CF2EA4">
        <w:rPr>
          <w:color w:val="000000"/>
          <w:lang w:val="en-GB"/>
        </w:rPr>
        <w:t xml:space="preserve">sexually </w:t>
      </w:r>
      <w:r w:rsidR="00F0655A" w:rsidRPr="00CF2EA4">
        <w:rPr>
          <w:color w:val="000000"/>
          <w:lang w:val="en-GB"/>
        </w:rPr>
        <w:t xml:space="preserve">dimorphic traits in this family reflect an interplay between </w:t>
      </w:r>
      <w:r w:rsidR="00F0655A" w:rsidRPr="00CF2EA4">
        <w:rPr>
          <w:color w:val="000000"/>
          <w:lang w:val="en-GB"/>
        </w:rPr>
        <w:lastRenderedPageBreak/>
        <w:t xml:space="preserve">sexual and </w:t>
      </w:r>
      <w:r w:rsidR="004E51C2" w:rsidRPr="00CF2EA4">
        <w:rPr>
          <w:color w:val="000000"/>
          <w:lang w:val="en-GB"/>
        </w:rPr>
        <w:t>natural selection and</w:t>
      </w:r>
      <w:r w:rsidR="00F0655A" w:rsidRPr="00CF2EA4">
        <w:rPr>
          <w:color w:val="000000"/>
          <w:lang w:val="en-GB"/>
        </w:rPr>
        <w:t xml:space="preserve"> </w:t>
      </w:r>
      <w:r w:rsidR="001956E1" w:rsidRPr="00CF2EA4">
        <w:rPr>
          <w:color w:val="000000"/>
          <w:lang w:val="en-GB"/>
        </w:rPr>
        <w:t xml:space="preserve">an example of </w:t>
      </w:r>
      <w:r w:rsidR="004E51C2" w:rsidRPr="00CF2EA4">
        <w:rPr>
          <w:color w:val="000000"/>
          <w:lang w:val="en-GB"/>
        </w:rPr>
        <w:t>how</w:t>
      </w:r>
      <w:r w:rsidR="00F0655A" w:rsidRPr="00CF2EA4">
        <w:rPr>
          <w:color w:val="000000"/>
          <w:lang w:val="en-GB"/>
        </w:rPr>
        <w:t xml:space="preserve"> environmental variables</w:t>
      </w:r>
      <w:r w:rsidR="00A17DF5" w:rsidRPr="00CF2EA4">
        <w:rPr>
          <w:color w:val="000000"/>
          <w:lang w:val="en-GB"/>
        </w:rPr>
        <w:t xml:space="preserve"> and signal </w:t>
      </w:r>
      <w:r w:rsidR="00704411" w:rsidRPr="00CF2EA4">
        <w:rPr>
          <w:color w:val="000000"/>
          <w:lang w:val="en-GB"/>
        </w:rPr>
        <w:t>redundancy</w:t>
      </w:r>
      <w:r w:rsidR="00A17DF5" w:rsidRPr="00CF2EA4">
        <w:rPr>
          <w:color w:val="000000"/>
          <w:lang w:val="en-GB"/>
        </w:rPr>
        <w:t xml:space="preserve"> </w:t>
      </w:r>
      <w:r w:rsidR="00F0655A" w:rsidRPr="00CF2EA4">
        <w:rPr>
          <w:color w:val="000000"/>
          <w:lang w:val="en-GB"/>
        </w:rPr>
        <w:t>shape the evolution of complex communication signals.</w:t>
      </w:r>
    </w:p>
    <w:p w14:paraId="56EF4CC9" w14:textId="77777777" w:rsidR="0047780A" w:rsidRPr="00CF2EA4" w:rsidRDefault="0047780A" w:rsidP="00621C67">
      <w:pPr>
        <w:spacing w:line="480" w:lineRule="auto"/>
        <w:rPr>
          <w:color w:val="000000"/>
          <w:lang w:val="en-GB"/>
        </w:rPr>
      </w:pPr>
    </w:p>
    <w:p w14:paraId="3561A44B" w14:textId="77777777" w:rsidR="0047780A" w:rsidRPr="00CF2EA4" w:rsidRDefault="0047780A" w:rsidP="00621C67">
      <w:pPr>
        <w:spacing w:line="480" w:lineRule="auto"/>
        <w:rPr>
          <w:color w:val="000000"/>
          <w:lang w:val="en-GB"/>
        </w:rPr>
      </w:pPr>
      <w:r w:rsidRPr="00CF2EA4">
        <w:rPr>
          <w:b/>
          <w:bCs/>
          <w:color w:val="000000"/>
          <w:lang w:val="en-GB"/>
        </w:rPr>
        <w:t>Methods</w:t>
      </w:r>
    </w:p>
    <w:p w14:paraId="7DE8B2F3" w14:textId="77777777" w:rsidR="0047780A" w:rsidRPr="00CF2EA4" w:rsidRDefault="0047780A" w:rsidP="00621C67">
      <w:pPr>
        <w:spacing w:line="480" w:lineRule="auto"/>
        <w:rPr>
          <w:color w:val="000000"/>
          <w:lang w:val="en-GB"/>
        </w:rPr>
      </w:pPr>
      <w:r w:rsidRPr="00CF2EA4">
        <w:rPr>
          <w:color w:val="000000"/>
          <w:lang w:val="en-GB"/>
        </w:rPr>
        <w:t> </w:t>
      </w:r>
    </w:p>
    <w:p w14:paraId="63260F15" w14:textId="77777777" w:rsidR="0047780A" w:rsidRPr="00CF2EA4" w:rsidRDefault="0047780A" w:rsidP="00621C67">
      <w:pPr>
        <w:spacing w:line="480" w:lineRule="auto"/>
        <w:rPr>
          <w:color w:val="000000"/>
          <w:lang w:val="en-GB"/>
        </w:rPr>
      </w:pPr>
      <w:r w:rsidRPr="00CF2EA4">
        <w:rPr>
          <w:b/>
          <w:bCs/>
          <w:i/>
          <w:iCs/>
          <w:color w:val="000000"/>
          <w:lang w:val="en-GB"/>
        </w:rPr>
        <w:t>Hummingbird traits</w:t>
      </w:r>
    </w:p>
    <w:p w14:paraId="461D8DBE" w14:textId="77777777" w:rsidR="0047780A" w:rsidRPr="00CF2EA4" w:rsidRDefault="0047780A" w:rsidP="00621C67">
      <w:pPr>
        <w:spacing w:line="480" w:lineRule="auto"/>
        <w:rPr>
          <w:color w:val="000000"/>
          <w:lang w:val="en-GB"/>
        </w:rPr>
      </w:pPr>
      <w:r w:rsidRPr="00CF2EA4">
        <w:rPr>
          <w:i/>
          <w:iCs/>
          <w:color w:val="000000"/>
          <w:lang w:val="en-GB"/>
        </w:rPr>
        <w:t>  </w:t>
      </w:r>
    </w:p>
    <w:p w14:paraId="76D38830" w14:textId="5321BD10" w:rsidR="0047780A" w:rsidRPr="00CF2EA4" w:rsidRDefault="00B47AB2" w:rsidP="00621C67">
      <w:pPr>
        <w:spacing w:line="480" w:lineRule="auto"/>
        <w:rPr>
          <w:color w:val="000000"/>
          <w:lang w:val="en-GB"/>
        </w:rPr>
      </w:pPr>
      <w:r w:rsidRPr="00CF2EA4">
        <w:rPr>
          <w:i/>
          <w:iCs/>
          <w:color w:val="000000"/>
          <w:lang w:val="en-GB"/>
        </w:rPr>
        <w:t>Morphological</w:t>
      </w:r>
      <w:r w:rsidR="0047780A" w:rsidRPr="00CF2EA4">
        <w:rPr>
          <w:i/>
          <w:iCs/>
          <w:color w:val="000000"/>
          <w:lang w:val="en-GB"/>
        </w:rPr>
        <w:t xml:space="preserve"> and tail dimorphism</w:t>
      </w:r>
    </w:p>
    <w:p w14:paraId="2C1C954C" w14:textId="77777777" w:rsidR="0047780A" w:rsidRPr="00CF2EA4" w:rsidRDefault="0047780A" w:rsidP="00621C67">
      <w:pPr>
        <w:spacing w:line="480" w:lineRule="auto"/>
        <w:rPr>
          <w:color w:val="000000"/>
          <w:lang w:val="en-GB"/>
        </w:rPr>
      </w:pPr>
      <w:r w:rsidRPr="00CF2EA4">
        <w:rPr>
          <w:i/>
          <w:iCs/>
          <w:color w:val="000000"/>
          <w:lang w:val="en-GB"/>
        </w:rPr>
        <w:t> </w:t>
      </w:r>
    </w:p>
    <w:p w14:paraId="5F9841D3" w14:textId="5C7A47DE" w:rsidR="0047780A" w:rsidRPr="00CF2EA4" w:rsidRDefault="0047780A" w:rsidP="00621C67">
      <w:pPr>
        <w:spacing w:line="480" w:lineRule="auto"/>
        <w:rPr>
          <w:color w:val="000000"/>
          <w:lang w:val="en-GB"/>
        </w:rPr>
      </w:pPr>
      <w:r w:rsidRPr="00CF2EA4">
        <w:rPr>
          <w:color w:val="000000"/>
          <w:lang w:val="en-GB"/>
        </w:rPr>
        <w:t xml:space="preserve">We </w:t>
      </w:r>
      <w:r w:rsidR="004A6295" w:rsidRPr="00CF2EA4">
        <w:rPr>
          <w:color w:val="000000"/>
          <w:lang w:val="en-GB"/>
        </w:rPr>
        <w:t>quantified</w:t>
      </w:r>
      <w:r w:rsidRPr="00CF2EA4">
        <w:rPr>
          <w:color w:val="000000"/>
          <w:lang w:val="en-GB"/>
        </w:rPr>
        <w:t xml:space="preserve"> </w:t>
      </w:r>
      <w:r w:rsidR="000F44CB" w:rsidRPr="00CF2EA4">
        <w:rPr>
          <w:color w:val="000000"/>
          <w:lang w:val="en-GB"/>
        </w:rPr>
        <w:t>morphological</w:t>
      </w:r>
      <w:r w:rsidRPr="00CF2EA4">
        <w:rPr>
          <w:color w:val="000000"/>
          <w:lang w:val="en-GB"/>
        </w:rPr>
        <w:t xml:space="preserve"> dimorphism </w:t>
      </w:r>
      <w:r w:rsidR="004A6295" w:rsidRPr="00CF2EA4">
        <w:rPr>
          <w:color w:val="000000"/>
          <w:lang w:val="en-GB"/>
        </w:rPr>
        <w:t>based on</w:t>
      </w:r>
      <w:r w:rsidRPr="00CF2EA4">
        <w:rPr>
          <w:color w:val="000000"/>
          <w:lang w:val="en-GB"/>
        </w:rPr>
        <w:t xml:space="preserve"> </w:t>
      </w:r>
      <w:del w:id="40" w:author="Diego Fabian Beltran Segura" w:date="2022-08-25T16:53:00Z">
        <w:r w:rsidRPr="00CF2EA4" w:rsidDel="00F95A73">
          <w:rPr>
            <w:color w:val="000000"/>
            <w:lang w:val="en-GB"/>
          </w:rPr>
          <w:delText xml:space="preserve">a dataset of </w:delText>
        </w:r>
      </w:del>
      <w:r w:rsidRPr="00CF2EA4">
        <w:rPr>
          <w:color w:val="000000"/>
          <w:lang w:val="en-GB"/>
        </w:rPr>
        <w:t>14 measurements</w:t>
      </w:r>
      <w:r w:rsidR="001E2C43" w:rsidRPr="00CF2EA4">
        <w:rPr>
          <w:color w:val="000000"/>
          <w:lang w:val="en-GB"/>
        </w:rPr>
        <w:t xml:space="preserve"> taken f</w:t>
      </w:r>
      <w:r w:rsidRPr="00CF2EA4">
        <w:rPr>
          <w:color w:val="000000"/>
          <w:lang w:val="en-GB"/>
        </w:rPr>
        <w:t xml:space="preserve">rom </w:t>
      </w:r>
      <w:r w:rsidR="001E2C43" w:rsidRPr="00CF2EA4">
        <w:rPr>
          <w:color w:val="000000"/>
          <w:lang w:val="en-GB"/>
        </w:rPr>
        <w:t>field</w:t>
      </w:r>
      <w:r w:rsidRPr="00CF2EA4">
        <w:rPr>
          <w:color w:val="000000"/>
          <w:lang w:val="en-GB"/>
        </w:rPr>
        <w:t xml:space="preserve"> </w:t>
      </w:r>
      <w:r w:rsidR="005832E4" w:rsidRPr="00CF2EA4">
        <w:rPr>
          <w:color w:val="000000"/>
          <w:lang w:val="en-GB"/>
        </w:rPr>
        <w:t>captures</w:t>
      </w:r>
      <w:r w:rsidRPr="00CF2EA4">
        <w:rPr>
          <w:color w:val="000000"/>
          <w:lang w:val="en-GB"/>
        </w:rPr>
        <w:t>: body mass, total and exposed culmen, commissure width, bill height, fold</w:t>
      </w:r>
      <w:r w:rsidR="00952A8D" w:rsidRPr="00CF2EA4">
        <w:rPr>
          <w:color w:val="000000"/>
          <w:lang w:val="en-GB"/>
        </w:rPr>
        <w:t>ed</w:t>
      </w:r>
      <w:r w:rsidRPr="00CF2EA4">
        <w:rPr>
          <w:color w:val="000000"/>
          <w:lang w:val="en-GB"/>
        </w:rPr>
        <w:t xml:space="preserve"> and spread wing length, wing width, wing shape and aspect ratio, wing taper, wing loading, wing area, and length of the longest rectrix. We measured only adult individuals, of both sexes where available, </w:t>
      </w:r>
      <w:del w:id="41" w:author="Diego Fabian Beltran Segura" w:date="2022-08-25T18:23:00Z">
        <w:r w:rsidRPr="00CF2EA4" w:rsidDel="00716279">
          <w:rPr>
            <w:color w:val="000000"/>
            <w:lang w:val="en-GB"/>
          </w:rPr>
          <w:delText xml:space="preserve">and averaged measurements among subspecies </w:delText>
        </w:r>
      </w:del>
      <w:r w:rsidRPr="00CF2EA4">
        <w:rPr>
          <w:color w:val="000000"/>
          <w:lang w:val="en-GB"/>
        </w:rPr>
        <w:t xml:space="preserve">for a total of 109 species with complete data for </w:t>
      </w:r>
      <w:r w:rsidR="00463DD5" w:rsidRPr="00CF2EA4">
        <w:rPr>
          <w:color w:val="000000"/>
          <w:lang w:val="en-GB"/>
        </w:rPr>
        <w:t>both sexes</w:t>
      </w:r>
      <w:r w:rsidRPr="00CF2EA4">
        <w:rPr>
          <w:color w:val="000000"/>
          <w:lang w:val="en-GB"/>
        </w:rPr>
        <w:t xml:space="preserve"> </w:t>
      </w:r>
      <w:del w:id="42" w:author="Diego Fabian Beltran Segura" w:date="2022-08-25T08:49:00Z">
        <w:r w:rsidR="000A640D" w:rsidRPr="00CF2EA4" w:rsidDel="00CF184D">
          <w:rPr>
            <w:color w:val="000000"/>
            <w:lang w:val="en-GB"/>
          </w:rPr>
          <w:delText>that are</w:delText>
        </w:r>
      </w:del>
      <w:ins w:id="43" w:author="Diego Fabian Beltran Segura" w:date="2022-08-25T08:49:00Z">
        <w:r w:rsidR="00CF184D" w:rsidRPr="00CF2EA4">
          <w:rPr>
            <w:color w:val="000000"/>
            <w:lang w:val="en-GB"/>
          </w:rPr>
          <w:t>and</w:t>
        </w:r>
      </w:ins>
      <w:r w:rsidR="000A640D" w:rsidRPr="00CF2EA4">
        <w:rPr>
          <w:color w:val="000000"/>
          <w:lang w:val="en-GB"/>
        </w:rPr>
        <w:t xml:space="preserve"> included in the molecular phylogeny </w:t>
      </w:r>
      <w:del w:id="44" w:author="Diego Fabian Beltran Segura" w:date="2022-08-25T18:23:00Z">
        <w:r w:rsidR="000A640D" w:rsidRPr="00CF2EA4" w:rsidDel="00716279">
          <w:rPr>
            <w:color w:val="000000"/>
            <w:lang w:val="en-GB"/>
          </w:rPr>
          <w:delText xml:space="preserve">for the family </w:delText>
        </w:r>
      </w:del>
      <w:r w:rsidR="000A640D" w:rsidRPr="00CF2EA4">
        <w:rPr>
          <w:color w:val="000000"/>
          <w:lang w:val="en-GB"/>
        </w:rPr>
        <w:fldChar w:fldCharType="begin"/>
      </w:r>
      <w:r w:rsidR="00A47E3E" w:rsidRPr="00CF2EA4">
        <w:rPr>
          <w:color w:val="000000"/>
          <w:lang w:val="en-GB"/>
        </w:rPr>
        <w:instrText xml:space="preserve"> ADDIN ZOTERO_ITEM CSL_CITATION {"citationID":"YR6xlCRt","properties":{"formattedCitation":"(40)","plainCitation":"(40)","noteIndex":0},"citationItems":[{"id":5,"uris":["http://zotero.org/users/local/w8RmTn1Z/items/Z397NHCU"],"itemData":{"id":5,"type":"article-journal","abstract":"The tempo of species diversiﬁcation in large clades can reveal fundamental evolutionary mechanisms that operate on large temporal and spatial scales [1–4]. Hummingbirds have radiated into a diverse assemblage of specialized nectarivores comprising 338 species, but their evolutionary history has not, until now, been comprehensively explored. We studied hummingbird diversiﬁcation by estimating a time-calibrated phylogeny for 284 hummingbird species, demonstrating that hummingbirds invaded South America by w22 million years ago, and subsequently diversiﬁed into nine principal clades (see [5–7]). Using ancestral state reconstruction and diversiﬁcation analyses, we (1) estimate the age of the crown-group hummingbird assemblage, (2) investigate the timing and patterns of lineage accumulation for hummingbirds overall and regionally, and (3) evaluate the role of Andean uplift in hummingbird speciation. Detailed analyses reveal disparate clade-speciﬁc processes that allowed for ongoing species diversiﬁcation. One factor was signiﬁcant variation among clades in diversiﬁcation rates. For example, the nine principal clades of hummingbirds exhibit w15-fold variation in net diversiﬁcation rates, with evidence for accelerated speciation of a clade that includes the Bee, Emerald, and Mountain Gem groups of hummingbirds. A second factor was colonization of key geographic regions, which opened up new ecological niches. For example, some clades diversiﬁed in the context of the uplift of the Andes Mountains, whereas others were affected by the formation of the Panamanian land bridge. Finally, although species accumulation is slowing in all groups of hummingbirds, several major clades maintain rapid rates of diversiﬁcation on par with classical examples of rapid adaptive radiation.","container-title":"Current Biology","DOI":"10.1016/j.cub.2014.03.016","ISSN":"09609822","issue":"8","journalAbbreviation":"Current Biology","language":"en","page":"910-916","source":"DOI.org (Crossref)","title":"Molecular Phylogenetics and the Diversification of Hummingbirds","volume":"24","author":[{"family":"McGuire","given":"Jimmy A."},{"family":"Witt","given":"Christopher C."},{"family":"Remsen","given":"J.V."},{"family":"Corl","given":"Ammon"},{"family":"Rabosky","given":"Daniel L."},{"family":"Altshuler","given":"Douglas L."},{"family":"Dudley","given":"Robert"}],"issued":{"date-parts":[["2014",4]]}}}],"schema":"https://github.com/citation-style-language/schema/raw/master/csl-citation.json"} </w:instrText>
      </w:r>
      <w:r w:rsidR="000A640D" w:rsidRPr="00CF2EA4">
        <w:rPr>
          <w:color w:val="000000"/>
          <w:lang w:val="en-GB"/>
        </w:rPr>
        <w:fldChar w:fldCharType="separate"/>
      </w:r>
      <w:r w:rsidR="00A47E3E" w:rsidRPr="00CF2EA4">
        <w:rPr>
          <w:noProof/>
          <w:color w:val="000000"/>
          <w:lang w:val="en-GB"/>
        </w:rPr>
        <w:t>(40)</w:t>
      </w:r>
      <w:r w:rsidR="000A640D" w:rsidRPr="00CF2EA4">
        <w:rPr>
          <w:color w:val="000000"/>
          <w:lang w:val="en-GB"/>
        </w:rPr>
        <w:fldChar w:fldCharType="end"/>
      </w:r>
      <w:r w:rsidRPr="00CF2EA4">
        <w:rPr>
          <w:color w:val="000000"/>
          <w:lang w:val="en-GB"/>
        </w:rPr>
        <w:t xml:space="preserve">. </w:t>
      </w:r>
      <w:del w:id="45" w:author="Diego Fabian Beltran Segura" w:date="2022-08-26T10:44:00Z">
        <w:r w:rsidRPr="00CF2EA4" w:rsidDel="00837949">
          <w:rPr>
            <w:color w:val="000000"/>
            <w:lang w:val="en-GB"/>
          </w:rPr>
          <w:delText xml:space="preserve">With </w:delText>
        </w:r>
      </w:del>
      <w:ins w:id="46" w:author="Diego Fabian Beltran Segura" w:date="2022-08-26T10:44:00Z">
        <w:r w:rsidR="00837949" w:rsidRPr="00CF2EA4">
          <w:rPr>
            <w:color w:val="000000"/>
            <w:lang w:val="en-GB"/>
          </w:rPr>
          <w:t>We scaled</w:t>
        </w:r>
        <w:r w:rsidR="00837949" w:rsidRPr="00CF2EA4">
          <w:rPr>
            <w:color w:val="000000"/>
            <w:lang w:val="en-GB"/>
          </w:rPr>
          <w:t xml:space="preserve"> </w:t>
        </w:r>
      </w:ins>
      <w:r w:rsidRPr="00CF2EA4">
        <w:rPr>
          <w:color w:val="000000"/>
          <w:lang w:val="en-GB"/>
        </w:rPr>
        <w:t xml:space="preserve">these 14 </w:t>
      </w:r>
      <w:del w:id="47" w:author="Diego Fabian Beltran Segura" w:date="2022-08-25T08:49:00Z">
        <w:r w:rsidRPr="00CF2EA4" w:rsidDel="00CF184D">
          <w:rPr>
            <w:color w:val="000000"/>
            <w:lang w:val="en-GB"/>
          </w:rPr>
          <w:delText xml:space="preserve">morphological </w:delText>
        </w:r>
      </w:del>
      <w:r w:rsidRPr="00CF2EA4">
        <w:rPr>
          <w:color w:val="000000"/>
          <w:lang w:val="en-GB"/>
        </w:rPr>
        <w:t>measurements</w:t>
      </w:r>
      <w:ins w:id="48" w:author="Diego Fabian Beltran Segura" w:date="2022-08-26T10:44:00Z">
        <w:r w:rsidR="00837949" w:rsidRPr="00CF2EA4">
          <w:rPr>
            <w:color w:val="000000"/>
            <w:lang w:val="en-GB"/>
          </w:rPr>
          <w:t xml:space="preserve"> to unit variance </w:t>
        </w:r>
      </w:ins>
      <w:del w:id="49" w:author="Diego Fabian Beltran Segura" w:date="2022-08-26T10:44:00Z">
        <w:r w:rsidRPr="00CF2EA4" w:rsidDel="00837949">
          <w:rPr>
            <w:color w:val="000000"/>
            <w:lang w:val="en-GB"/>
          </w:rPr>
          <w:delText>, we</w:delText>
        </w:r>
      </w:del>
      <w:ins w:id="50" w:author="Diego Fabian Beltran Segura" w:date="2022-08-26T10:44:00Z">
        <w:r w:rsidR="00837949" w:rsidRPr="00CF2EA4">
          <w:rPr>
            <w:color w:val="000000"/>
            <w:lang w:val="en-GB"/>
          </w:rPr>
          <w:t>and</w:t>
        </w:r>
      </w:ins>
      <w:r w:rsidRPr="00CF2EA4">
        <w:rPr>
          <w:color w:val="000000"/>
          <w:lang w:val="en-GB"/>
        </w:rPr>
        <w:t xml:space="preserve"> performed a Principal Component Analysis (PCA) </w:t>
      </w:r>
      <w:del w:id="51" w:author="Diego Fabian Beltran Segura" w:date="2022-08-26T10:44:00Z">
        <w:r w:rsidRPr="00CF2EA4" w:rsidDel="00837949">
          <w:rPr>
            <w:color w:val="000000"/>
            <w:lang w:val="en-GB"/>
          </w:rPr>
          <w:delText>and kept</w:delText>
        </w:r>
      </w:del>
      <w:ins w:id="52" w:author="Diego Fabian Beltran Segura" w:date="2022-08-26T10:44:00Z">
        <w:r w:rsidR="00837949" w:rsidRPr="00CF2EA4">
          <w:rPr>
            <w:color w:val="000000"/>
            <w:lang w:val="en-GB"/>
          </w:rPr>
          <w:t>keeping</w:t>
        </w:r>
      </w:ins>
      <w:r w:rsidRPr="00CF2EA4">
        <w:rPr>
          <w:color w:val="000000"/>
          <w:lang w:val="en-GB"/>
        </w:rPr>
        <w:t xml:space="preserve"> all PC axes (Table S1)</w:t>
      </w:r>
      <w:r w:rsidR="00A0491C" w:rsidRPr="00CF2EA4">
        <w:rPr>
          <w:color w:val="000000"/>
          <w:lang w:val="en-GB"/>
        </w:rPr>
        <w:t xml:space="preserve">. </w:t>
      </w:r>
      <w:r w:rsidR="00503E1D" w:rsidRPr="00CF2EA4">
        <w:rPr>
          <w:color w:val="000000"/>
          <w:lang w:val="en-GB"/>
        </w:rPr>
        <w:t xml:space="preserve">We included body mass in </w:t>
      </w:r>
      <w:del w:id="53" w:author="Diego Fabian Beltran Segura" w:date="2022-08-26T10:59:00Z">
        <w:r w:rsidR="00503E1D" w:rsidRPr="00CF2EA4" w:rsidDel="00B404FA">
          <w:rPr>
            <w:color w:val="000000"/>
            <w:lang w:val="en-GB"/>
          </w:rPr>
          <w:delText xml:space="preserve">addition to other 13 </w:delText>
        </w:r>
      </w:del>
      <w:del w:id="54" w:author="Diego Fabian Beltran Segura" w:date="2022-08-25T08:49:00Z">
        <w:r w:rsidR="00503E1D" w:rsidRPr="00CF2EA4" w:rsidDel="00CF184D">
          <w:rPr>
            <w:color w:val="000000"/>
            <w:lang w:val="en-GB"/>
          </w:rPr>
          <w:delText xml:space="preserve">morphological </w:delText>
        </w:r>
      </w:del>
      <w:del w:id="55" w:author="Diego Fabian Beltran Segura" w:date="2022-08-26T10:59:00Z">
        <w:r w:rsidR="00503E1D" w:rsidRPr="00CF2EA4" w:rsidDel="00B404FA">
          <w:rPr>
            <w:color w:val="000000"/>
            <w:lang w:val="en-GB"/>
          </w:rPr>
          <w:delText xml:space="preserve">variables </w:delText>
        </w:r>
      </w:del>
      <w:r w:rsidR="00503E1D" w:rsidRPr="00CF2EA4">
        <w:rPr>
          <w:color w:val="000000"/>
          <w:lang w:val="en-GB"/>
        </w:rPr>
        <w:t xml:space="preserve">in the PCA to characterize sexual </w:t>
      </w:r>
      <w:r w:rsidR="00BC1F4F" w:rsidRPr="00CF2EA4">
        <w:rPr>
          <w:color w:val="000000"/>
          <w:lang w:val="en-GB"/>
        </w:rPr>
        <w:t xml:space="preserve">size </w:t>
      </w:r>
      <w:r w:rsidR="00503E1D" w:rsidRPr="00CF2EA4">
        <w:rPr>
          <w:color w:val="000000"/>
          <w:lang w:val="en-GB"/>
        </w:rPr>
        <w:t xml:space="preserve">differences that have been shown to be important for inter and intra-specific interactions </w:t>
      </w:r>
      <w:r w:rsidR="00A0491C" w:rsidRPr="00CF2EA4">
        <w:rPr>
          <w:color w:val="000000"/>
          <w:lang w:val="en-GB"/>
        </w:rPr>
        <w:fldChar w:fldCharType="begin"/>
      </w:r>
      <w:r w:rsidR="00A47E3E" w:rsidRPr="00CF2EA4">
        <w:rPr>
          <w:color w:val="000000"/>
          <w:lang w:val="en-GB"/>
        </w:rPr>
        <w:instrText xml:space="preserve"> ADDIN ZOTERO_ITEM CSL_CITATION {"citationID":"EnbkYjTq","properties":{"formattedCitation":"(51)","plainCitation":"(51)","noteIndex":0},"citationItems":[{"id":462,"uris":["http://zotero.org/users/local/w8RmTn1Z/items/JSB47T4M"],"itemData":{"id":462,"type":"article-journal","abstract":"Hummingbirds demonstrate the full scope of Rensch’s rule (females larger than males in small species, males larger than females in large species). The phoretic ﬂower mites that hummingbirds compete with for nectar show the same pattern. An analysis of phylogenetically independent contrasts for 154 hummingbird and 37 mite species conﬁrmed that both small (female-larger) and large (male-larger) species contribute to this result. I propose a common cause for this convergent pattern of sexual size dimorphism, with support from ecological and behavioral data for both groups. When morphology or behavior constrains each species to a limited range of resource densities, natural selection tends to diversify body size among species. If mating is promiscuous or polygynous, sexual selection favors larger males when resources are sufﬁcient. But if male reproductive behavior is energetically costly, smaller males may have an advantage when resources are limiting, producing a pattern of allometry for sexual size dimorphism that conforms with Rensch’s rule. Stabilizing selection on female size, if it occurs, ampliﬁes this pattern. When the resource-density spectrum is broad enough, both female-larger and male-larger size dimorphism should occur within the same clade.","container-title":"The American Naturalist","issue":"5","language":"en","page":"495-510","source":"Zotero","title":"Rensch’s Rule Crosses the Line: Convergent Allometry of Sexual Size Dimorphism in Hummingbirds and Flower Mites","volume":"156","author":[{"family":"Colwell","given":"Robert K"}],"issued":{"date-parts":[["2000"]]}}}],"schema":"https://github.com/citation-style-language/schema/raw/master/csl-citation.json"} </w:instrText>
      </w:r>
      <w:r w:rsidR="00A0491C" w:rsidRPr="00CF2EA4">
        <w:rPr>
          <w:color w:val="000000"/>
          <w:lang w:val="en-GB"/>
        </w:rPr>
        <w:fldChar w:fldCharType="separate"/>
      </w:r>
      <w:r w:rsidR="00A47E3E" w:rsidRPr="00CF2EA4">
        <w:rPr>
          <w:noProof/>
          <w:color w:val="000000"/>
          <w:lang w:val="en-GB"/>
        </w:rPr>
        <w:t>(51)</w:t>
      </w:r>
      <w:r w:rsidR="00A0491C" w:rsidRPr="00CF2EA4">
        <w:rPr>
          <w:color w:val="000000"/>
          <w:lang w:val="en-GB"/>
        </w:rPr>
        <w:fldChar w:fldCharType="end"/>
      </w:r>
      <w:r w:rsidR="00A0491C" w:rsidRPr="00CF2EA4">
        <w:rPr>
          <w:color w:val="000000"/>
          <w:lang w:val="en-GB"/>
        </w:rPr>
        <w:t>.</w:t>
      </w:r>
      <w:r w:rsidR="00503E1D" w:rsidRPr="00CF2EA4">
        <w:rPr>
          <w:color w:val="000000"/>
          <w:lang w:val="en-GB"/>
        </w:rPr>
        <w:t xml:space="preserve"> </w:t>
      </w:r>
      <w:r w:rsidRPr="00CF2EA4">
        <w:rPr>
          <w:color w:val="000000"/>
          <w:lang w:val="en-GB"/>
        </w:rPr>
        <w:t xml:space="preserve">We then calculated </w:t>
      </w:r>
      <w:r w:rsidR="00092F4A" w:rsidRPr="00CF2EA4">
        <w:rPr>
          <w:color w:val="000000"/>
          <w:lang w:val="en-GB"/>
        </w:rPr>
        <w:t xml:space="preserve">Morphological </w:t>
      </w:r>
      <w:r w:rsidRPr="00CF2EA4">
        <w:rPr>
          <w:color w:val="000000"/>
          <w:lang w:val="en-GB"/>
        </w:rPr>
        <w:t>Dimorphism (</w:t>
      </w:r>
      <w:r w:rsidR="00092F4A" w:rsidRPr="00CF2EA4">
        <w:rPr>
          <w:color w:val="000000"/>
          <w:lang w:val="en-GB"/>
        </w:rPr>
        <w:t>M</w:t>
      </w:r>
      <w:r w:rsidRPr="00CF2EA4">
        <w:rPr>
          <w:color w:val="000000"/>
          <w:lang w:val="en-GB"/>
        </w:rPr>
        <w:t xml:space="preserve">D) </w:t>
      </w:r>
      <w:del w:id="56" w:author="Diego Fabian Beltran Segura" w:date="2022-08-25T08:52:00Z">
        <w:r w:rsidRPr="00CF2EA4" w:rsidDel="00295137">
          <w:rPr>
            <w:color w:val="000000"/>
            <w:lang w:val="en-GB"/>
          </w:rPr>
          <w:delText xml:space="preserve">using two approaches; first, </w:delText>
        </w:r>
      </w:del>
      <w:r w:rsidRPr="00CF2EA4">
        <w:rPr>
          <w:color w:val="000000"/>
          <w:lang w:val="en-GB"/>
        </w:rPr>
        <w:t>as the Euclidean distance between males and females in the multidimensional space defined by the 14 PCs for each species</w:t>
      </w:r>
      <w:ins w:id="57" w:author="Diego Fabian Beltran Segura" w:date="2022-08-25T10:06:00Z">
        <w:r w:rsidR="00FD2912" w:rsidRPr="00CF2EA4">
          <w:rPr>
            <w:color w:val="000000"/>
            <w:lang w:val="en-GB"/>
          </w:rPr>
          <w:t xml:space="preserve"> (Fig. 1)</w:t>
        </w:r>
      </w:ins>
      <w:del w:id="58" w:author="Diego Fabian Beltran Segura" w:date="2022-08-25T08:52:00Z">
        <w:r w:rsidRPr="00CF2EA4" w:rsidDel="00295137">
          <w:rPr>
            <w:color w:val="000000"/>
            <w:lang w:val="en-GB"/>
          </w:rPr>
          <w:delText>; and second, by weighting this Euclidean distance by the proportion of variance explained by each PC axis</w:delText>
        </w:r>
      </w:del>
      <w:r w:rsidRPr="00CF2EA4">
        <w:rPr>
          <w:color w:val="000000"/>
          <w:lang w:val="en-GB"/>
        </w:rPr>
        <w:t xml:space="preserve">. We </w:t>
      </w:r>
      <w:del w:id="59" w:author="Diego Fabian Beltran Segura" w:date="2022-08-26T10:59:00Z">
        <w:r w:rsidRPr="00CF2EA4" w:rsidDel="00596A25">
          <w:rPr>
            <w:color w:val="000000"/>
            <w:lang w:val="en-GB"/>
          </w:rPr>
          <w:delText xml:space="preserve">evaluated </w:delText>
        </w:r>
      </w:del>
      <w:ins w:id="60" w:author="Diego Fabian Beltran Segura" w:date="2022-08-26T10:59:00Z">
        <w:r w:rsidR="00596A25" w:rsidRPr="00CF2EA4">
          <w:rPr>
            <w:color w:val="000000"/>
            <w:lang w:val="en-GB"/>
          </w:rPr>
          <w:t>co</w:t>
        </w:r>
      </w:ins>
      <w:ins w:id="61" w:author="Diego Fabian Beltran Segura" w:date="2022-08-26T11:00:00Z">
        <w:r w:rsidR="00596A25" w:rsidRPr="00CF2EA4">
          <w:rPr>
            <w:color w:val="000000"/>
            <w:lang w:val="en-GB"/>
          </w:rPr>
          <w:t>nfirmed</w:t>
        </w:r>
      </w:ins>
      <w:ins w:id="62" w:author="Diego Fabian Beltran Segura" w:date="2022-08-26T10:59:00Z">
        <w:r w:rsidR="00596A25" w:rsidRPr="00CF2EA4">
          <w:rPr>
            <w:color w:val="000000"/>
            <w:lang w:val="en-GB"/>
          </w:rPr>
          <w:t xml:space="preserve"> </w:t>
        </w:r>
      </w:ins>
      <w:del w:id="63" w:author="Diego Fabian Beltran Segura" w:date="2022-08-25T08:54:00Z">
        <w:r w:rsidRPr="00CF2EA4" w:rsidDel="00295137">
          <w:rPr>
            <w:color w:val="000000"/>
            <w:lang w:val="en-GB"/>
          </w:rPr>
          <w:delText xml:space="preserve">which of the two approaches </w:delText>
        </w:r>
        <w:r w:rsidR="00336A05" w:rsidRPr="00CF2EA4" w:rsidDel="00295137">
          <w:rPr>
            <w:color w:val="000000"/>
            <w:lang w:val="en-GB"/>
          </w:rPr>
          <w:delText xml:space="preserve">better </w:delText>
        </w:r>
        <w:r w:rsidR="00336A05" w:rsidRPr="00CF2EA4" w:rsidDel="00295137">
          <w:rPr>
            <w:color w:val="000000"/>
            <w:lang w:val="en-GB"/>
          </w:rPr>
          <w:lastRenderedPageBreak/>
          <w:delText>approximated</w:delText>
        </w:r>
        <w:r w:rsidRPr="00CF2EA4" w:rsidDel="00295137">
          <w:rPr>
            <w:color w:val="000000"/>
            <w:lang w:val="en-GB"/>
          </w:rPr>
          <w:delText xml:space="preserve"> </w:delText>
        </w:r>
        <w:r w:rsidR="00336A05" w:rsidRPr="00CF2EA4" w:rsidDel="00295137">
          <w:rPr>
            <w:color w:val="000000"/>
            <w:lang w:val="en-GB"/>
          </w:rPr>
          <w:delText xml:space="preserve">a </w:delText>
        </w:r>
        <w:r w:rsidRPr="00CF2EA4" w:rsidDel="00295137">
          <w:rPr>
            <w:color w:val="000000"/>
            <w:lang w:val="en-GB"/>
          </w:rPr>
          <w:delText xml:space="preserve">simulated </w:delText>
        </w:r>
        <w:r w:rsidR="00336A05" w:rsidRPr="00CF2EA4" w:rsidDel="00295137">
          <w:rPr>
            <w:color w:val="000000"/>
            <w:lang w:val="en-GB"/>
          </w:rPr>
          <w:delText xml:space="preserve">dataset of </w:delText>
        </w:r>
        <w:r w:rsidRPr="00CF2EA4" w:rsidDel="00295137">
          <w:rPr>
            <w:color w:val="000000"/>
            <w:lang w:val="en-GB"/>
          </w:rPr>
          <w:delText>dimorphic traits under different parameters</w:delText>
        </w:r>
      </w:del>
      <w:ins w:id="64" w:author="Diego Fabian Beltran Segura" w:date="2022-08-26T11:00:00Z">
        <w:r w:rsidR="00596A25" w:rsidRPr="00CF2EA4">
          <w:rPr>
            <w:color w:val="000000"/>
            <w:lang w:val="en-GB"/>
          </w:rPr>
          <w:t xml:space="preserve">that </w:t>
        </w:r>
      </w:ins>
      <w:ins w:id="65" w:author="Diego Fabian Beltran Segura" w:date="2022-08-25T08:54:00Z">
        <w:r w:rsidR="00295137" w:rsidRPr="00CF2EA4">
          <w:rPr>
            <w:color w:val="000000"/>
            <w:lang w:val="en-GB"/>
          </w:rPr>
          <w:t xml:space="preserve">this approach </w:t>
        </w:r>
      </w:ins>
      <w:ins w:id="66" w:author="Diego Fabian Beltran Segura" w:date="2022-08-26T11:00:00Z">
        <w:r w:rsidR="00596A25" w:rsidRPr="00CF2EA4">
          <w:rPr>
            <w:color w:val="000000"/>
            <w:lang w:val="en-GB"/>
          </w:rPr>
          <w:t>was able</w:t>
        </w:r>
      </w:ins>
      <w:ins w:id="67" w:author="Diego Fabian Beltran Segura" w:date="2022-08-25T08:54:00Z">
        <w:r w:rsidR="00295137" w:rsidRPr="00CF2EA4">
          <w:rPr>
            <w:color w:val="000000"/>
            <w:lang w:val="en-GB"/>
          </w:rPr>
          <w:t xml:space="preserve"> to detect multivariate dimorphism using simulations</w:t>
        </w:r>
      </w:ins>
      <w:r w:rsidRPr="00CF2EA4">
        <w:rPr>
          <w:color w:val="000000"/>
          <w:lang w:val="en-GB"/>
        </w:rPr>
        <w:t xml:space="preserve"> (see Supplemental M</w:t>
      </w:r>
      <w:r w:rsidR="00317159" w:rsidRPr="00CF2EA4">
        <w:rPr>
          <w:color w:val="000000"/>
          <w:lang w:val="en-GB"/>
        </w:rPr>
        <w:t>aterial</w:t>
      </w:r>
      <w:r w:rsidRPr="00CF2EA4">
        <w:rPr>
          <w:color w:val="000000"/>
          <w:lang w:val="en-GB"/>
        </w:rPr>
        <w:t xml:space="preserve"> for details</w:t>
      </w:r>
      <w:del w:id="68" w:author="Diego Fabian Beltran Segura" w:date="2022-08-25T08:54:00Z">
        <w:r w:rsidRPr="00CF2EA4" w:rsidDel="00295137">
          <w:rPr>
            <w:color w:val="000000"/>
            <w:lang w:val="en-GB"/>
          </w:rPr>
          <w:delText xml:space="preserve"> on simulation</w:delText>
        </w:r>
      </w:del>
      <w:r w:rsidRPr="00CF2EA4">
        <w:rPr>
          <w:color w:val="000000"/>
          <w:lang w:val="en-GB"/>
        </w:rPr>
        <w:t>).</w:t>
      </w:r>
      <w:del w:id="69" w:author="Diego Fabian Beltran Segura" w:date="2022-08-25T08:55:00Z">
        <w:r w:rsidRPr="00CF2EA4" w:rsidDel="00295137">
          <w:rPr>
            <w:color w:val="000000"/>
            <w:lang w:val="en-GB"/>
          </w:rPr>
          <w:delText xml:space="preserve"> We found that both methodologies yielded similar </w:delText>
        </w:r>
        <w:r w:rsidR="001C731A" w:rsidRPr="00CF2EA4" w:rsidDel="00295137">
          <w:rPr>
            <w:color w:val="000000"/>
            <w:lang w:val="en-GB"/>
          </w:rPr>
          <w:delText>results</w:delText>
        </w:r>
        <w:r w:rsidRPr="00CF2EA4" w:rsidDel="00295137">
          <w:rPr>
            <w:color w:val="000000"/>
            <w:lang w:val="en-GB"/>
          </w:rPr>
          <w:delText>, therefore, we chose the first approach for simplicity (Fig. S1)</w:delText>
        </w:r>
      </w:del>
      <w:r w:rsidRPr="00CF2EA4">
        <w:rPr>
          <w:color w:val="000000"/>
          <w:lang w:val="en-GB"/>
        </w:rPr>
        <w:t xml:space="preserve">. To </w:t>
      </w:r>
      <w:r w:rsidR="00A426B2" w:rsidRPr="00CF2EA4">
        <w:rPr>
          <w:color w:val="000000"/>
          <w:lang w:val="en-GB"/>
        </w:rPr>
        <w:t>identify cases of</w:t>
      </w:r>
      <w:r w:rsidRPr="00CF2EA4">
        <w:rPr>
          <w:color w:val="000000"/>
          <w:lang w:val="en-GB"/>
        </w:rPr>
        <w:t xml:space="preserve"> male- or female-biased</w:t>
      </w:r>
      <w:r w:rsidR="00353F27" w:rsidRPr="00CF2EA4">
        <w:rPr>
          <w:color w:val="000000"/>
          <w:lang w:val="en-GB"/>
        </w:rPr>
        <w:t xml:space="preserve"> </w:t>
      </w:r>
      <w:r w:rsidR="00A426B2" w:rsidRPr="00CF2EA4">
        <w:rPr>
          <w:color w:val="000000"/>
          <w:lang w:val="en-GB"/>
        </w:rPr>
        <w:t xml:space="preserve">MD </w:t>
      </w:r>
      <w:r w:rsidR="00353F27" w:rsidRPr="00CF2EA4">
        <w:rPr>
          <w:color w:val="000000"/>
          <w:lang w:val="en-GB"/>
        </w:rPr>
        <w:t>(i.e., one sex being predominantly larger than the other)</w:t>
      </w:r>
      <w:r w:rsidRPr="00CF2EA4">
        <w:rPr>
          <w:color w:val="000000"/>
          <w:lang w:val="en-GB"/>
        </w:rPr>
        <w:t xml:space="preserve">, we </w:t>
      </w:r>
      <w:del w:id="70" w:author="Diego Fabian Beltran Segura" w:date="2022-08-25T09:36:00Z">
        <w:r w:rsidRPr="00CF2EA4" w:rsidDel="008546E9">
          <w:rPr>
            <w:color w:val="000000"/>
            <w:lang w:val="en-GB"/>
          </w:rPr>
          <w:delText>took each of the morphological</w:delText>
        </w:r>
        <w:r w:rsidR="006A3896" w:rsidRPr="00CF2EA4" w:rsidDel="008546E9">
          <w:rPr>
            <w:color w:val="000000"/>
            <w:lang w:val="en-GB"/>
          </w:rPr>
          <w:delText xml:space="preserve"> measurements</w:delText>
        </w:r>
        <w:r w:rsidRPr="00CF2EA4" w:rsidDel="008546E9">
          <w:rPr>
            <w:color w:val="000000"/>
            <w:lang w:val="en-GB"/>
          </w:rPr>
          <w:delText xml:space="preserve"> </w:delText>
        </w:r>
        <w:r w:rsidR="00FF7A3F" w:rsidRPr="00CF2EA4" w:rsidDel="008546E9">
          <w:rPr>
            <w:color w:val="000000"/>
            <w:lang w:val="en-GB"/>
          </w:rPr>
          <w:delText xml:space="preserve">and calculated the Size Dimorphism Index (SDI) proposed by Lovich and Gibbons </w:delText>
        </w:r>
        <w:r w:rsidR="00FF7A3F" w:rsidRPr="00CF2EA4" w:rsidDel="008546E9">
          <w:rPr>
            <w:color w:val="000000"/>
            <w:lang w:val="en-GB"/>
          </w:rPr>
          <w:fldChar w:fldCharType="begin"/>
        </w:r>
        <w:r w:rsidR="00AB6BB9" w:rsidRPr="00CF2EA4" w:rsidDel="008546E9">
          <w:rPr>
            <w:color w:val="000000"/>
            <w:lang w:val="en-GB"/>
          </w:rPr>
          <w:delInstrText xml:space="preserve"> ADDIN ZOTERO_ITEM CSL_CITATION {"citationID":"RCjTMRMl","properties":{"formattedCitation":"(57)","plainCitation":"(57)","noteIndex":0},"citationItems":[{"id":689,"uris":["http://zotero.org/users/local/w8RmTn1Z/items/TRUF7TVD"],"itemData":{"id":689,"type":"article-journal","container-title":"Growth, Development &amp; Aging","page":"269-281","title":"A review of techniques for quantifying sexual size dimorphism","volume":"56","author":[{"family":"Lovich","given":"Jeffrey E."},{"family":"Gibbons","given":"J. Whitfield"}],"issued":{"date-parts":[["1992"]]}}}],"schema":"https://github.com/citation-style-language/schema/raw/master/csl-citation.json"} </w:delInstrText>
        </w:r>
        <w:r w:rsidR="00FF7A3F" w:rsidRPr="00CF2EA4" w:rsidDel="008546E9">
          <w:rPr>
            <w:color w:val="000000"/>
            <w:lang w:val="en-GB"/>
          </w:rPr>
          <w:fldChar w:fldCharType="separate"/>
        </w:r>
        <w:r w:rsidR="00AB6BB9" w:rsidRPr="00CF2EA4" w:rsidDel="008546E9">
          <w:rPr>
            <w:noProof/>
            <w:color w:val="000000"/>
            <w:lang w:val="en-GB"/>
          </w:rPr>
          <w:delText>(57)</w:delText>
        </w:r>
        <w:r w:rsidR="00FF7A3F" w:rsidRPr="00CF2EA4" w:rsidDel="008546E9">
          <w:rPr>
            <w:color w:val="000000"/>
            <w:lang w:val="en-GB"/>
          </w:rPr>
          <w:fldChar w:fldCharType="end"/>
        </w:r>
        <w:r w:rsidR="001C731A" w:rsidRPr="00CF2EA4" w:rsidDel="008546E9">
          <w:rPr>
            <w:color w:val="000000"/>
            <w:lang w:val="en-GB"/>
          </w:rPr>
          <w:delText>, then</w:delText>
        </w:r>
        <w:r w:rsidRPr="00CF2EA4" w:rsidDel="008546E9">
          <w:rPr>
            <w:color w:val="000000"/>
            <w:lang w:val="en-GB"/>
          </w:rPr>
          <w:delText xml:space="preserve"> summed all the </w:delText>
        </w:r>
        <w:r w:rsidR="00C128E3" w:rsidRPr="00CF2EA4" w:rsidDel="008546E9">
          <w:rPr>
            <w:color w:val="000000"/>
            <w:lang w:val="en-GB"/>
          </w:rPr>
          <w:delText>SDIs to obtain a single index for each species</w:delText>
        </w:r>
      </w:del>
      <w:ins w:id="71" w:author="Diego Fabian Beltran Segura" w:date="2022-08-25T09:36:00Z">
        <w:r w:rsidR="008546E9" w:rsidRPr="00CF2EA4">
          <w:rPr>
            <w:color w:val="000000"/>
            <w:lang w:val="en-GB"/>
          </w:rPr>
          <w:t>computed the log10 difference between female and male val</w:t>
        </w:r>
      </w:ins>
      <w:ins w:id="72" w:author="Diego Fabian Beltran Segura" w:date="2022-08-25T09:37:00Z">
        <w:r w:rsidR="008546E9" w:rsidRPr="00CF2EA4">
          <w:rPr>
            <w:color w:val="000000"/>
            <w:lang w:val="en-GB"/>
          </w:rPr>
          <w:t>ues for each measurement and summed all differences for each species</w:t>
        </w:r>
      </w:ins>
      <w:r w:rsidRPr="00CF2EA4">
        <w:rPr>
          <w:color w:val="000000"/>
          <w:lang w:val="en-GB"/>
        </w:rPr>
        <w:t xml:space="preserve">. </w:t>
      </w:r>
      <w:del w:id="73" w:author="Diego Fabian Beltran Segura" w:date="2022-08-25T09:37:00Z">
        <w:r w:rsidRPr="00CF2EA4" w:rsidDel="008546E9">
          <w:rPr>
            <w:color w:val="000000"/>
            <w:lang w:val="en-GB"/>
          </w:rPr>
          <w:delText>We compared the</w:delText>
        </w:r>
        <w:r w:rsidR="00C128E3" w:rsidRPr="00CF2EA4" w:rsidDel="008546E9">
          <w:rPr>
            <w:color w:val="000000"/>
            <w:lang w:val="en-GB"/>
          </w:rPr>
          <w:delText xml:space="preserve"> SDI </w:delText>
        </w:r>
        <w:r w:rsidRPr="00CF2EA4" w:rsidDel="008546E9">
          <w:rPr>
            <w:color w:val="000000"/>
            <w:lang w:val="en-GB"/>
          </w:rPr>
          <w:delText xml:space="preserve">with </w:delText>
        </w:r>
        <w:r w:rsidR="007268D5" w:rsidRPr="00CF2EA4" w:rsidDel="008546E9">
          <w:rPr>
            <w:color w:val="000000"/>
            <w:lang w:val="en-GB"/>
          </w:rPr>
          <w:delText>MD</w:delText>
        </w:r>
        <w:r w:rsidRPr="00CF2EA4" w:rsidDel="008546E9">
          <w:rPr>
            <w:color w:val="000000"/>
            <w:lang w:val="en-GB"/>
          </w:rPr>
          <w:delText xml:space="preserve"> to reveal</w:delText>
        </w:r>
      </w:del>
      <w:ins w:id="74" w:author="Diego Fabian Beltran Segura" w:date="2022-08-25T09:37:00Z">
        <w:r w:rsidR="008546E9" w:rsidRPr="00CF2EA4">
          <w:rPr>
            <w:color w:val="000000"/>
            <w:lang w:val="en-GB"/>
          </w:rPr>
          <w:t>This showed</w:t>
        </w:r>
      </w:ins>
      <w:r w:rsidRPr="00CF2EA4">
        <w:rPr>
          <w:color w:val="000000"/>
          <w:lang w:val="en-GB"/>
        </w:rPr>
        <w:t xml:space="preserve"> that </w:t>
      </w:r>
      <w:r w:rsidR="00C128E3" w:rsidRPr="00CF2EA4">
        <w:rPr>
          <w:color w:val="000000"/>
          <w:lang w:val="en-GB"/>
        </w:rPr>
        <w:t xml:space="preserve">morphological </w:t>
      </w:r>
      <w:r w:rsidRPr="00CF2EA4">
        <w:rPr>
          <w:color w:val="000000"/>
          <w:lang w:val="en-GB"/>
        </w:rPr>
        <w:t xml:space="preserve">dimorphism was mostly male-biased (i.e., males larger; </w:t>
      </w:r>
      <w:del w:id="75" w:author="Diego Fabian Beltran Segura" w:date="2022-08-25T09:37:00Z">
        <w:r w:rsidRPr="00CF2EA4" w:rsidDel="008546E9">
          <w:rPr>
            <w:color w:val="000000"/>
            <w:lang w:val="en-GB"/>
          </w:rPr>
          <w:delText>10</w:delText>
        </w:r>
        <w:r w:rsidR="00C059D7" w:rsidRPr="00CF2EA4" w:rsidDel="008546E9">
          <w:rPr>
            <w:color w:val="000000"/>
            <w:lang w:val="en-GB"/>
          </w:rPr>
          <w:delText>3</w:delText>
        </w:r>
        <w:r w:rsidRPr="00CF2EA4" w:rsidDel="008546E9">
          <w:rPr>
            <w:color w:val="000000"/>
            <w:lang w:val="en-GB"/>
          </w:rPr>
          <w:delText xml:space="preserve"> </w:delText>
        </w:r>
      </w:del>
      <w:ins w:id="76" w:author="Diego Fabian Beltran Segura" w:date="2022-08-25T09:37:00Z">
        <w:r w:rsidR="008546E9" w:rsidRPr="00CF2EA4">
          <w:rPr>
            <w:color w:val="000000"/>
            <w:lang w:val="en-GB"/>
          </w:rPr>
          <w:t>10</w:t>
        </w:r>
        <w:r w:rsidR="008546E9" w:rsidRPr="00CF2EA4">
          <w:rPr>
            <w:color w:val="000000"/>
            <w:lang w:val="en-GB"/>
          </w:rPr>
          <w:t>7</w:t>
        </w:r>
        <w:r w:rsidR="008546E9" w:rsidRPr="00CF2EA4">
          <w:rPr>
            <w:color w:val="000000"/>
            <w:lang w:val="en-GB"/>
          </w:rPr>
          <w:t xml:space="preserve"> </w:t>
        </w:r>
      </w:ins>
      <w:r w:rsidRPr="00CF2EA4">
        <w:rPr>
          <w:color w:val="000000"/>
          <w:lang w:val="en-GB"/>
        </w:rPr>
        <w:t xml:space="preserve">species, </w:t>
      </w:r>
      <w:del w:id="77" w:author="Diego Fabian Beltran Segura" w:date="2022-08-25T09:37:00Z">
        <w:r w:rsidRPr="00CF2EA4" w:rsidDel="008546E9">
          <w:rPr>
            <w:color w:val="000000"/>
            <w:lang w:val="en-GB"/>
          </w:rPr>
          <w:delText>9</w:delText>
        </w:r>
        <w:r w:rsidR="00C059D7" w:rsidRPr="00CF2EA4" w:rsidDel="008546E9">
          <w:rPr>
            <w:color w:val="000000"/>
            <w:lang w:val="en-GB"/>
          </w:rPr>
          <w:delText>4</w:delText>
        </w:r>
      </w:del>
      <w:ins w:id="78" w:author="Diego Fabian Beltran Segura" w:date="2022-08-25T09:37:00Z">
        <w:r w:rsidR="008546E9" w:rsidRPr="00CF2EA4">
          <w:rPr>
            <w:color w:val="000000"/>
            <w:lang w:val="en-GB"/>
          </w:rPr>
          <w:t>9</w:t>
        </w:r>
        <w:r w:rsidR="008546E9" w:rsidRPr="00CF2EA4">
          <w:rPr>
            <w:color w:val="000000"/>
            <w:lang w:val="en-GB"/>
          </w:rPr>
          <w:t>1</w:t>
        </w:r>
      </w:ins>
      <w:r w:rsidR="00C059D7" w:rsidRPr="00CF2EA4">
        <w:rPr>
          <w:color w:val="000000"/>
          <w:lang w:val="en-GB"/>
        </w:rPr>
        <w:t>.5</w:t>
      </w:r>
      <w:r w:rsidRPr="00CF2EA4">
        <w:rPr>
          <w:color w:val="000000"/>
          <w:lang w:val="en-GB"/>
        </w:rPr>
        <w:t xml:space="preserve">%) while only </w:t>
      </w:r>
      <w:del w:id="79" w:author="Diego Fabian Beltran Segura" w:date="2022-08-25T09:37:00Z">
        <w:r w:rsidR="001C0807" w:rsidRPr="00CF2EA4" w:rsidDel="008546E9">
          <w:rPr>
            <w:color w:val="000000"/>
            <w:lang w:val="en-GB"/>
          </w:rPr>
          <w:delText>6</w:delText>
        </w:r>
        <w:r w:rsidRPr="00CF2EA4" w:rsidDel="008546E9">
          <w:rPr>
            <w:color w:val="000000"/>
            <w:lang w:val="en-GB"/>
          </w:rPr>
          <w:delText xml:space="preserve"> </w:delText>
        </w:r>
      </w:del>
      <w:ins w:id="80" w:author="Diego Fabian Beltran Segura" w:date="2022-08-25T09:37:00Z">
        <w:r w:rsidR="008546E9" w:rsidRPr="00CF2EA4">
          <w:rPr>
            <w:color w:val="000000"/>
            <w:lang w:val="en-GB"/>
          </w:rPr>
          <w:t>10</w:t>
        </w:r>
        <w:r w:rsidR="008546E9" w:rsidRPr="00CF2EA4">
          <w:rPr>
            <w:color w:val="000000"/>
            <w:lang w:val="en-GB"/>
          </w:rPr>
          <w:t xml:space="preserve"> </w:t>
        </w:r>
      </w:ins>
      <w:r w:rsidRPr="00CF2EA4">
        <w:rPr>
          <w:color w:val="000000"/>
          <w:lang w:val="en-GB"/>
        </w:rPr>
        <w:t>species (</w:t>
      </w:r>
      <w:del w:id="81" w:author="Diego Fabian Beltran Segura" w:date="2022-08-25T09:38:00Z">
        <w:r w:rsidR="00C059D7" w:rsidRPr="00CF2EA4" w:rsidDel="008546E9">
          <w:rPr>
            <w:color w:val="000000"/>
            <w:lang w:val="en-GB"/>
          </w:rPr>
          <w:delText>5</w:delText>
        </w:r>
      </w:del>
      <w:ins w:id="82" w:author="Diego Fabian Beltran Segura" w:date="2022-08-25T09:38:00Z">
        <w:r w:rsidR="008546E9" w:rsidRPr="00CF2EA4">
          <w:rPr>
            <w:color w:val="000000"/>
            <w:lang w:val="en-GB"/>
          </w:rPr>
          <w:t>8</w:t>
        </w:r>
      </w:ins>
      <w:r w:rsidR="00C059D7" w:rsidRPr="00CF2EA4">
        <w:rPr>
          <w:color w:val="000000"/>
          <w:lang w:val="en-GB"/>
        </w:rPr>
        <w:t>.5</w:t>
      </w:r>
      <w:r w:rsidRPr="00CF2EA4">
        <w:rPr>
          <w:color w:val="000000"/>
          <w:lang w:val="en-GB"/>
        </w:rPr>
        <w:t>%) were female-biased (</w:t>
      </w:r>
      <w:del w:id="83" w:author="Diego Fabian Beltran Segura" w:date="2022-08-25T16:54:00Z">
        <w:r w:rsidRPr="00CF2EA4" w:rsidDel="00F95A73">
          <w:rPr>
            <w:color w:val="000000"/>
            <w:lang w:val="en-GB"/>
          </w:rPr>
          <w:delText xml:space="preserve">i.e., females larger; </w:delText>
        </w:r>
      </w:del>
      <w:r w:rsidRPr="00CF2EA4">
        <w:rPr>
          <w:color w:val="000000"/>
          <w:lang w:val="en-GB"/>
        </w:rPr>
        <w:t xml:space="preserve">Fig. </w:t>
      </w:r>
      <w:del w:id="84" w:author="Diego Fabian Beltran Segura" w:date="2022-08-25T09:38:00Z">
        <w:r w:rsidRPr="00CF2EA4" w:rsidDel="008546E9">
          <w:rPr>
            <w:color w:val="000000"/>
            <w:lang w:val="en-GB"/>
          </w:rPr>
          <w:delText>S</w:delText>
        </w:r>
        <w:r w:rsidR="003A000A" w:rsidRPr="00CF2EA4" w:rsidDel="008546E9">
          <w:rPr>
            <w:color w:val="000000"/>
            <w:lang w:val="en-GB"/>
          </w:rPr>
          <w:delText>2</w:delText>
        </w:r>
      </w:del>
      <w:ins w:id="85" w:author="Diego Fabian Beltran Segura" w:date="2022-08-25T09:38:00Z">
        <w:r w:rsidR="008546E9" w:rsidRPr="00CF2EA4">
          <w:rPr>
            <w:color w:val="000000"/>
            <w:lang w:val="en-GB"/>
          </w:rPr>
          <w:t>S</w:t>
        </w:r>
        <w:r w:rsidR="008546E9" w:rsidRPr="00CF2EA4">
          <w:rPr>
            <w:color w:val="000000"/>
            <w:lang w:val="en-GB"/>
          </w:rPr>
          <w:t>1</w:t>
        </w:r>
      </w:ins>
      <w:r w:rsidRPr="00CF2EA4">
        <w:rPr>
          <w:color w:val="000000"/>
          <w:lang w:val="en-GB"/>
        </w:rPr>
        <w:t>).</w:t>
      </w:r>
    </w:p>
    <w:p w14:paraId="6F2224D9" w14:textId="77777777" w:rsidR="0047780A" w:rsidRPr="00CF2EA4" w:rsidRDefault="0047780A" w:rsidP="00621C67">
      <w:pPr>
        <w:spacing w:line="480" w:lineRule="auto"/>
        <w:rPr>
          <w:color w:val="000000"/>
          <w:lang w:val="en-GB"/>
        </w:rPr>
      </w:pPr>
      <w:r w:rsidRPr="00CF2EA4">
        <w:rPr>
          <w:color w:val="000000"/>
          <w:lang w:val="en-GB"/>
        </w:rPr>
        <w:t> </w:t>
      </w:r>
    </w:p>
    <w:p w14:paraId="0BEC99F0" w14:textId="32839980" w:rsidR="0047780A" w:rsidRPr="00CF2EA4" w:rsidRDefault="0047780A" w:rsidP="00621C67">
      <w:pPr>
        <w:spacing w:line="480" w:lineRule="auto"/>
        <w:rPr>
          <w:color w:val="000000"/>
          <w:lang w:val="en-GB"/>
        </w:rPr>
      </w:pPr>
      <w:r w:rsidRPr="00CF2EA4">
        <w:rPr>
          <w:color w:val="000000"/>
          <w:lang w:val="en-GB"/>
        </w:rPr>
        <w:t xml:space="preserve">Next, we calculated </w:t>
      </w:r>
      <w:r w:rsidR="00D83FCC" w:rsidRPr="00CF2EA4">
        <w:rPr>
          <w:color w:val="000000"/>
          <w:lang w:val="en-GB"/>
        </w:rPr>
        <w:t>T</w:t>
      </w:r>
      <w:r w:rsidRPr="00CF2EA4">
        <w:rPr>
          <w:color w:val="000000"/>
          <w:lang w:val="en-GB"/>
        </w:rPr>
        <w:t xml:space="preserve">ail </w:t>
      </w:r>
      <w:r w:rsidR="00D83FCC" w:rsidRPr="00CF2EA4">
        <w:rPr>
          <w:color w:val="000000"/>
          <w:lang w:val="en-GB"/>
        </w:rPr>
        <w:t>L</w:t>
      </w:r>
      <w:r w:rsidRPr="00CF2EA4">
        <w:rPr>
          <w:color w:val="000000"/>
          <w:lang w:val="en-GB"/>
        </w:rPr>
        <w:t xml:space="preserve">ength </w:t>
      </w:r>
      <w:r w:rsidR="00D83FCC" w:rsidRPr="00CF2EA4">
        <w:rPr>
          <w:color w:val="000000"/>
          <w:lang w:val="en-GB"/>
        </w:rPr>
        <w:t>D</w:t>
      </w:r>
      <w:r w:rsidRPr="00CF2EA4">
        <w:rPr>
          <w:color w:val="000000"/>
          <w:lang w:val="en-GB"/>
        </w:rPr>
        <w:t>imorphism (TLD) using the database from Clark</w:t>
      </w:r>
      <w:r w:rsidR="00922A50" w:rsidRPr="00CF2EA4">
        <w:rPr>
          <w:color w:val="000000"/>
          <w:lang w:val="en-GB"/>
        </w:rPr>
        <w:t xml:space="preserve"> </w:t>
      </w:r>
      <w:r w:rsidR="00922A50" w:rsidRPr="00CF2EA4">
        <w:rPr>
          <w:color w:val="000000"/>
          <w:lang w:val="en-GB"/>
        </w:rPr>
        <w:fldChar w:fldCharType="begin"/>
      </w:r>
      <w:r w:rsidR="00A47E3E" w:rsidRPr="00CF2EA4">
        <w:rPr>
          <w:color w:val="000000"/>
          <w:lang w:val="en-GB"/>
        </w:rPr>
        <w:instrText xml:space="preserve"> ADDIN ZOTERO_ITEM CSL_CITATION {"citationID":"XfzYx4aO","properties":{"formattedCitation":"(12)","plainCitation":"(12)","noteIndex":0},"citationItems":[{"id":642,"uris":["http://zotero.org/users/local/w8RmTn1Z/items/E7B5ZI3Q"],"itemData":{"id":642,"type":"article-journal","abstract":"The tail morphology of many birds is shaped by both natural and sexual selection. Models of tail aerodynamics predict that functions related to flight naturally select for moderately forked tail shapes, constraining the tendency of sexual selection to generate interspecific morphological diversity. Moreover, models predict that small birds will have low variation in tail morphology. Although hummingbirds (family Trochilidae) depend exclusively on flight for locomotion, the diversity of their tail morphology is among the greatest in all bird families. Hummingbird tail length exhibits positive allometry, scaling as approximately mass0.5, which causes tail surface area to scale as mass1.0. Forked tail morphology arises at least 26 times in the clade, and forked taxa tend to be sexually dimorphic, whereas species with graduated tails tend to be monomorphic. Small hummingbird species exhibit higher variation in tail morphology than large species. These results suggest that moderately forked tail morphology tends to arise via sexual selection in hummingbirds and that large species are more constrained in tail morphology than small species. Both patterns are inconsistent with current models of how bird tails function. This suggests that, in terms of aerodynamics, hummingbird tails function differently from the tails of other birds. Received 26 January 2009, accepted 31 July 2009.","container-title":"The Auk","DOI":"10.1525/auk.2009.09073","ISSN":"0004-8038, 1938-4254","issue":"1","journalAbbreviation":"The Auk","language":"en","page":"44-56","source":"DOI.org (Crossref)","title":"The Evolution of Tail Shape in Hummingbirds","volume":"127","author":[{"family":"Clark","given":"Christopher J."}],"issued":{"date-parts":[["2010",1]]}}}],"schema":"https://github.com/citation-style-language/schema/raw/master/csl-citation.json"} </w:instrText>
      </w:r>
      <w:r w:rsidR="00922A50" w:rsidRPr="00CF2EA4">
        <w:rPr>
          <w:color w:val="000000"/>
          <w:lang w:val="en-GB"/>
        </w:rPr>
        <w:fldChar w:fldCharType="separate"/>
      </w:r>
      <w:r w:rsidR="00A47E3E" w:rsidRPr="00CF2EA4">
        <w:rPr>
          <w:noProof/>
          <w:color w:val="000000"/>
          <w:lang w:val="en-GB"/>
        </w:rPr>
        <w:t>(12)</w:t>
      </w:r>
      <w:r w:rsidR="00922A50" w:rsidRPr="00CF2EA4">
        <w:rPr>
          <w:color w:val="000000"/>
          <w:lang w:val="en-GB"/>
        </w:rPr>
        <w:fldChar w:fldCharType="end"/>
      </w:r>
      <w:r w:rsidRPr="00CF2EA4">
        <w:rPr>
          <w:color w:val="000000"/>
          <w:lang w:val="en-GB"/>
        </w:rPr>
        <w:t xml:space="preserve">, which includes length for all </w:t>
      </w:r>
      <w:del w:id="86" w:author="Diego Fabian Beltran Segura" w:date="2022-08-25T18:28:00Z">
        <w:r w:rsidRPr="00CF2EA4" w:rsidDel="00716279">
          <w:rPr>
            <w:color w:val="000000"/>
            <w:lang w:val="en-GB"/>
          </w:rPr>
          <w:delText xml:space="preserve">five </w:delText>
        </w:r>
      </w:del>
      <w:r w:rsidRPr="00CF2EA4">
        <w:rPr>
          <w:color w:val="000000"/>
          <w:lang w:val="en-GB"/>
        </w:rPr>
        <w:t xml:space="preserve">rectrices for 332 </w:t>
      </w:r>
      <w:del w:id="87" w:author="Diego Fabian Beltran Segura" w:date="2022-08-25T18:28:00Z">
        <w:r w:rsidRPr="00CF2EA4" w:rsidDel="00716279">
          <w:rPr>
            <w:color w:val="000000"/>
            <w:lang w:val="en-GB"/>
          </w:rPr>
          <w:delText xml:space="preserve">hummingbird </w:delText>
        </w:r>
      </w:del>
      <w:r w:rsidRPr="00CF2EA4">
        <w:rPr>
          <w:color w:val="000000"/>
          <w:lang w:val="en-GB"/>
        </w:rPr>
        <w:t xml:space="preserve">species. Additionally, we used the Colwell </w:t>
      </w:r>
      <w:r w:rsidR="00201CCD" w:rsidRPr="00CF2EA4">
        <w:rPr>
          <w:color w:val="000000"/>
          <w:lang w:val="en-GB"/>
        </w:rPr>
        <w:fldChar w:fldCharType="begin"/>
      </w:r>
      <w:r w:rsidR="00A47E3E" w:rsidRPr="00CF2EA4">
        <w:rPr>
          <w:color w:val="000000"/>
          <w:lang w:val="en-GB"/>
        </w:rPr>
        <w:instrText xml:space="preserve"> ADDIN ZOTERO_ITEM CSL_CITATION {"citationID":"13Xdk4Eb","properties":{"formattedCitation":"(51)","plainCitation":"(51)","noteIndex":0},"citationItems":[{"id":462,"uris":["http://zotero.org/users/local/w8RmTn1Z/items/JSB47T4M"],"itemData":{"id":462,"type":"article-journal","abstract":"Hummingbirds demonstrate the full scope of Rensch’s rule (females larger than males in small species, males larger than females in large species). The phoretic ﬂower mites that hummingbirds compete with for nectar show the same pattern. An analysis of phylogenetically independent contrasts for 154 hummingbird and 37 mite species conﬁrmed that both small (female-larger) and large (male-larger) species contribute to this result. I propose a common cause for this convergent pattern of sexual size dimorphism, with support from ecological and behavioral data for both groups. When morphology or behavior constrains each species to a limited range of resource densities, natural selection tends to diversify body size among species. If mating is promiscuous or polygynous, sexual selection favors larger males when resources are sufﬁcient. But if male reproductive behavior is energetically costly, smaller males may have an advantage when resources are limiting, producing a pattern of allometry for sexual size dimorphism that conforms with Rensch’s rule. Stabilizing selection on female size, if it occurs, ampliﬁes this pattern. When the resource-density spectrum is broad enough, both female-larger and male-larger size dimorphism should occur within the same clade.","container-title":"The American Naturalist","issue":"5","language":"en","page":"495-510","source":"Zotero","title":"Rensch’s Rule Crosses the Line: Convergent Allometry of Sexual Size Dimorphism in Hummingbirds and Flower Mites","volume":"156","author":[{"family":"Colwell","given":"Robert K"}],"issued":{"date-parts":[["2000"]]}}}],"schema":"https://github.com/citation-style-language/schema/raw/master/csl-citation.json"} </w:instrText>
      </w:r>
      <w:r w:rsidR="00201CCD" w:rsidRPr="00CF2EA4">
        <w:rPr>
          <w:color w:val="000000"/>
          <w:lang w:val="en-GB"/>
        </w:rPr>
        <w:fldChar w:fldCharType="separate"/>
      </w:r>
      <w:r w:rsidR="00A47E3E" w:rsidRPr="00CF2EA4">
        <w:rPr>
          <w:noProof/>
          <w:color w:val="000000"/>
          <w:lang w:val="en-GB"/>
        </w:rPr>
        <w:t>(51)</w:t>
      </w:r>
      <w:r w:rsidR="00201CCD" w:rsidRPr="00CF2EA4">
        <w:rPr>
          <w:color w:val="000000"/>
          <w:lang w:val="en-GB"/>
        </w:rPr>
        <w:fldChar w:fldCharType="end"/>
      </w:r>
      <w:r w:rsidRPr="00CF2EA4">
        <w:rPr>
          <w:color w:val="000000"/>
          <w:lang w:val="en-GB"/>
        </w:rPr>
        <w:t xml:space="preserve"> body mass database with additional values for missing species from various sources</w:t>
      </w:r>
      <w:r w:rsidR="00201CCD" w:rsidRPr="00CF2EA4">
        <w:rPr>
          <w:color w:val="000000"/>
          <w:lang w:val="en-GB"/>
        </w:rPr>
        <w:t xml:space="preserve"> </w:t>
      </w:r>
      <w:r w:rsidR="00201CCD" w:rsidRPr="00CF2EA4">
        <w:rPr>
          <w:color w:val="000000"/>
          <w:lang w:val="en-GB"/>
        </w:rPr>
        <w:fldChar w:fldCharType="begin"/>
      </w:r>
      <w:r w:rsidR="002C4696" w:rsidRPr="00CF2EA4">
        <w:rPr>
          <w:color w:val="000000"/>
          <w:lang w:val="en-GB"/>
        </w:rPr>
        <w:instrText xml:space="preserve"> ADDIN ZOTERO_ITEM CSL_CITATION {"citationID":"PrFN8gWH","properties":{"formattedCitation":"(56\\uc0\\u8211{}58)","plainCitation":"(56–58)","dontUpdate":true,"noteIndex":0},"citationItems":[{"id":204,"uris":["http://zotero.org/users/local/w8RmTn1Z/items/9HBWY66R"],"itemData":{"id":204,"type":"article-journal","abstract":"Colombia is the country with the highest bird diversity in the world. Despite active research in ornithology, compelling morphological information of most bird species is still sparse. However, morphological information is the baseline to understand how species respond to environmental variation and how ecosystems respond to species loss. As part of a national initiative, the Instituto Alexander von Humboldt in collaboration with 12 Colombian institutions and seven biological collections, measured up to 15 morphological traits of 9,892 individuals corresponding to 606 species: 3,492 from individuals captured in field and 6,400 from museum specimens. Species measured are mainly distributed in high Andean forest, p\u0013aramo, and wetland ecosystems. Seven ornithological collections in Colombia and 18 p\u0013aramo complexes throughout Colombia were visited from 2013 to 2015. The morphological traits involved measurements from bill (total and exposed culmen, bill width and depth), wing (length, area, wingspan, and the distance between longest primary and longest secondary), tail (length and shape), tarsus (length), hallux (length and claw hallux), and mass. The number of measured specimens per species was variable, ranging from 1 to 321 individuals with a median of four individuals per species. Overall, this database gathered morphological information for &gt;30% of Colombian bird diversity. No copyright, proprietary, or cost restrictions apply; the data should be cited appropriately when used.","container-title":"Ecology","DOI":"10.1002/ecy.2368","ISSN":"00129658","issue":"7","journalAbbreviation":"Ecology","language":"en","page":"1693-1693","source":"DOI.org (Crossref)","title":"A morphological database for 606 Colombian bird species","volume":"99","author":[{"family":"Montoya","given":"Paola"},{"family":"Gonzalez","given":"Mailyn A."},{"family":"Tenorio","given":"Elkin A."},{"family":"López-Ordóñez","given":"Juan Pablo"},{"family":"Pinto Gómez","given":"Alejandro"},{"family":"Cueva","given":"Diego"},{"family":"Acevedo Rincón","given":"Aldemar A."},{"family":"Angarita Yanes","given":"Camilo"},{"family":"Arango Martínez","given":"Héctor Manuel"},{"family":"Armesto","given":"Orlando"},{"family":"Betancur","given":"Jefry S."},{"family":"Caguazango Castro","given":"Angela"},{"family":"Calderon Leyton","given":"Jhon Jairo"},{"family":"Calpa-Anaguano","given":"Edna Viviana"},{"family":"Cárdenas-Posada","given":"Ghislaine"},{"family":"Castaño Díaz","given":"Michael"},{"family":"Chaparro-Herrera","given":"Sergio"},{"family":"Diago-Muñoz","given":"Nicolás"},{"family":"Franco Espinosa","given":"Laura"},{"family":"Gómez Bernal","given":"Luis Germán"},{"family":"Gonzalez-Zapata","given":"Fanny L."},{"family":"Gutiérrez Zamora","given":"Eduardo Aquiles"},{"family":"Gutiérrez-Zuluaga","given":"Ana M."},{"family":"Lizcano Jiménez","given":"Robinson Stivel"},{"family":"Lopera-Salazar","given":"Andrea"},{"family":"Alvarado","given":"Dariel Martínez"},{"family":"Maya Girón","given":"Ana María"},{"family":"Medina","given":"Wilderson"},{"family":"Montealegre-Talero","given":"Carolina"},{"family":"Parra","given":"Juan L."},{"family":"Pérez-Peña","given":"Sebastián"},{"family":"Ramírez Ramírez","given":"Francis"},{"family":"Reyes","given":"Julián"},{"family":"Rivera-Gutiérrez","given":"Héctor Fabio"},{"family":"Rosero Mora","given":"Yuri"},{"family":"Trujillo-Torres","given":"Carlos M."},{"family":"Vidal-Maldonado","given":"Cristian Camilo"},{"family":"Salgado-Negret","given":"Beatriz"}],"issued":{"date-parts":[["2018",7]]}}},{"id":665,"uris":["http://zotero.org/users/local/w8RmTn1Z/items/BZU5JY3Y"],"itemData":{"id":665,"type":"article-journal","abstract":"Abstract\n            An organism’s ability to disperse influences many fundamental processes, from speciation and geographical range expansion to community assembly. However, the patterns and underlying drivers of variation in dispersal across species remain unclear, partly because standardised estimates of dispersal ability are rarely available. Here we present a global dataset of avian hand-wing index (HWI), an estimate of wing shape widely adopted as a proxy for dispersal ability in birds. We show that HWI is correlated with geography and ecology across 10,338 (&gt;99%) species, increasing at higher latitudes and with migration, and decreasing with territoriality. After controlling for these effects, the strongest predictor of HWI is temperature variability (seasonality), with secondary effects of diet and habitat type. Finally, we also show that HWI is a strong predictor of geographical range size. Our analyses reveal a prominent latitudinal gradient in HWI shaped by a combination of environmental and behavioural factors, and also provide a global index of avian dispersal ability for use in community ecology, macroecology, and macroevolution.","container-title":"Nature Communications","DOI":"10.1038/s41467-020-16313-6","ISSN":"2041-1723","issue":"1","journalAbbreviation":"Nat Commun","language":"en","page":"2463","source":"DOI.org (Crossref)","title":"Ecological drivers of global gradients in avian dispersal inferred from wing morphology","volume":"11","author":[{"family":"Sheard","given":"Catherine"},{"family":"Neate-Clegg","given":"Montague H. C."},{"family":"Alioravainen","given":"Nico"},{"family":"Jones","given":"Samuel E. I."},{"family":"Vincent","given":"Claire"},{"family":"MacGregor","given":"Hannah E. A."},{"family":"Bregman","given":"Tom P."},{"family":"Claramunt","given":"Santiago"},{"family":"Tobias","given":"Joseph A."}],"issued":{"date-parts":[["2020",12]]}}},{"id":666,"uris":["http://zotero.org/users/local/w8RmTn1Z/items/G4E9NAA9"],"itemData":{"id":666,"type":"book","event-place":"Ithaca, NY, USA","publisher":"Cornell Laboratory of Ornithology","publisher-place":"Ithaca, NY, USA","title":"Birds of the World","URL":"https://birdsoftheworld.org/bow/home","editor":[{"family":"Billerman","given":"S.M."},{"family":"Keeney","given":"B.K."},{"family":"Rodewald","given":"P.G."},{"family":"Schulenberg","given":"T.S."}],"issued":{"date-parts":[["2020"]]}}}],"schema":"https://github.com/citation-style-language/schema/raw/master/csl-citation.json"} </w:instrText>
      </w:r>
      <w:r w:rsidR="00201CCD" w:rsidRPr="00CF2EA4">
        <w:rPr>
          <w:color w:val="000000"/>
          <w:lang w:val="en-GB"/>
        </w:rPr>
        <w:fldChar w:fldCharType="separate"/>
      </w:r>
      <w:r w:rsidR="0084212A" w:rsidRPr="00CF2EA4">
        <w:rPr>
          <w:color w:val="000000"/>
          <w:lang w:val="en-GB"/>
        </w:rPr>
        <w:t xml:space="preserve">(56–58; </w:t>
      </w:r>
      <w:r w:rsidR="00201CCD" w:rsidRPr="00CF2EA4">
        <w:rPr>
          <w:color w:val="000000"/>
          <w:lang w:val="en-GB"/>
        </w:rPr>
        <w:fldChar w:fldCharType="end"/>
      </w:r>
      <w:proofErr w:type="spellStart"/>
      <w:r w:rsidR="0084212A" w:rsidRPr="00CF2EA4">
        <w:rPr>
          <w:color w:val="000000"/>
          <w:lang w:val="en-GB"/>
        </w:rPr>
        <w:t>Dennys</w:t>
      </w:r>
      <w:proofErr w:type="spellEnd"/>
      <w:r w:rsidR="0084212A" w:rsidRPr="00CF2EA4">
        <w:rPr>
          <w:color w:val="000000"/>
          <w:lang w:val="en-GB"/>
        </w:rPr>
        <w:t xml:space="preserve"> Plazas, unp. data; Rico-Guevara, unp. </w:t>
      </w:r>
      <w:r w:rsidR="00FF57EA" w:rsidRPr="00CF2EA4">
        <w:rPr>
          <w:color w:val="000000"/>
          <w:lang w:val="en-GB"/>
        </w:rPr>
        <w:t>d</w:t>
      </w:r>
      <w:r w:rsidR="0084212A" w:rsidRPr="00CF2EA4">
        <w:rPr>
          <w:color w:val="000000"/>
          <w:lang w:val="en-GB"/>
        </w:rPr>
        <w:t xml:space="preserve">ata) </w:t>
      </w:r>
      <w:r w:rsidRPr="00CF2EA4">
        <w:rPr>
          <w:color w:val="000000"/>
          <w:lang w:val="en-GB"/>
        </w:rPr>
        <w:t xml:space="preserve">for </w:t>
      </w:r>
      <w:del w:id="88" w:author="Diego Fabian Beltran Segura" w:date="2022-08-25T18:28:00Z">
        <w:r w:rsidRPr="00CF2EA4" w:rsidDel="00D27AA4">
          <w:rPr>
            <w:color w:val="000000"/>
            <w:lang w:val="en-GB"/>
          </w:rPr>
          <w:delText xml:space="preserve">a total of </w:delText>
        </w:r>
      </w:del>
      <w:r w:rsidRPr="00CF2EA4">
        <w:rPr>
          <w:color w:val="000000"/>
          <w:lang w:val="en-GB"/>
        </w:rPr>
        <w:t xml:space="preserve">244 species with </w:t>
      </w:r>
      <w:r w:rsidR="00922A50" w:rsidRPr="00CF2EA4">
        <w:rPr>
          <w:color w:val="000000"/>
          <w:lang w:val="en-GB"/>
        </w:rPr>
        <w:t xml:space="preserve">weight </w:t>
      </w:r>
      <w:r w:rsidRPr="00CF2EA4">
        <w:rPr>
          <w:color w:val="000000"/>
          <w:lang w:val="en-GB"/>
        </w:rPr>
        <w:t xml:space="preserve">data for both sexes. We then corrected for </w:t>
      </w:r>
      <w:del w:id="89" w:author="Diego Fabian Beltran Segura" w:date="2022-08-26T11:01:00Z">
        <w:r w:rsidRPr="00CF2EA4" w:rsidDel="00596A25">
          <w:rPr>
            <w:color w:val="000000"/>
            <w:lang w:val="en-GB"/>
          </w:rPr>
          <w:delText xml:space="preserve">body </w:delText>
        </w:r>
      </w:del>
      <w:r w:rsidRPr="00CF2EA4">
        <w:rPr>
          <w:color w:val="000000"/>
          <w:lang w:val="en-GB"/>
        </w:rPr>
        <w:t xml:space="preserve">size by dividing tail length of each sex by the </w:t>
      </w:r>
      <w:r w:rsidR="00922A50" w:rsidRPr="00CF2EA4">
        <w:rPr>
          <w:color w:val="000000"/>
          <w:lang w:val="en-GB"/>
        </w:rPr>
        <w:t>square</w:t>
      </w:r>
      <w:r w:rsidRPr="00CF2EA4">
        <w:rPr>
          <w:color w:val="000000"/>
          <w:lang w:val="en-GB"/>
        </w:rPr>
        <w:t xml:space="preserve"> root of the corresponding body mass of each sex</w:t>
      </w:r>
      <w:ins w:id="90" w:author="Diego Fabian Beltran Segura" w:date="2022-08-25T10:00:00Z">
        <w:r w:rsidR="00126152" w:rsidRPr="00CF2EA4">
          <w:rPr>
            <w:color w:val="000000"/>
            <w:lang w:val="en-GB"/>
          </w:rPr>
          <w:t>, given that tail length allometry has been shown to be 0.5 in hummingbirds</w:t>
        </w:r>
      </w:ins>
      <w:r w:rsidR="00201CCD" w:rsidRPr="00CF2EA4">
        <w:rPr>
          <w:color w:val="000000"/>
          <w:lang w:val="en-GB"/>
        </w:rPr>
        <w:t xml:space="preserve"> </w:t>
      </w:r>
      <w:r w:rsidR="00201CCD" w:rsidRPr="00CF2EA4">
        <w:rPr>
          <w:color w:val="000000"/>
          <w:lang w:val="en-GB"/>
        </w:rPr>
        <w:fldChar w:fldCharType="begin"/>
      </w:r>
      <w:r w:rsidR="00A47E3E" w:rsidRPr="00CF2EA4">
        <w:rPr>
          <w:color w:val="000000"/>
          <w:lang w:val="en-GB"/>
        </w:rPr>
        <w:instrText xml:space="preserve"> ADDIN ZOTERO_ITEM CSL_CITATION {"citationID":"IdXssCm3","properties":{"formattedCitation":"(12)","plainCitation":"(12)","noteIndex":0},"citationItems":[{"id":642,"uris":["http://zotero.org/users/local/w8RmTn1Z/items/E7B5ZI3Q"],"itemData":{"id":642,"type":"article-journal","abstract":"The tail morphology of many birds is shaped by both natural and sexual selection. Models of tail aerodynamics predict that functions related to flight naturally select for moderately forked tail shapes, constraining the tendency of sexual selection to generate interspecific morphological diversity. Moreover, models predict that small birds will have low variation in tail morphology. Although hummingbirds (family Trochilidae) depend exclusively on flight for locomotion, the diversity of their tail morphology is among the greatest in all bird families. Hummingbird tail length exhibits positive allometry, scaling as approximately mass0.5, which causes tail surface area to scale as mass1.0. Forked tail morphology arises at least 26 times in the clade, and forked taxa tend to be sexually dimorphic, whereas species with graduated tails tend to be monomorphic. Small hummingbird species exhibit higher variation in tail morphology than large species. These results suggest that moderately forked tail morphology tends to arise via sexual selection in hummingbirds and that large species are more constrained in tail morphology than small species. Both patterns are inconsistent with current models of how bird tails function. This suggests that, in terms of aerodynamics, hummingbird tails function differently from the tails of other birds. Received 26 January 2009, accepted 31 July 2009.","container-title":"The Auk","DOI":"10.1525/auk.2009.09073","ISSN":"0004-8038, 1938-4254","issue":"1","journalAbbreviation":"The Auk","language":"en","page":"44-56","source":"DOI.org (Crossref)","title":"The Evolution of Tail Shape in Hummingbirds","volume":"127","author":[{"family":"Clark","given":"Christopher J."}],"issued":{"date-parts":[["2010",1]]}}}],"schema":"https://github.com/citation-style-language/schema/raw/master/csl-citation.json"} </w:instrText>
      </w:r>
      <w:r w:rsidR="00201CCD" w:rsidRPr="00CF2EA4">
        <w:rPr>
          <w:color w:val="000000"/>
          <w:lang w:val="en-GB"/>
        </w:rPr>
        <w:fldChar w:fldCharType="separate"/>
      </w:r>
      <w:r w:rsidR="00A47E3E" w:rsidRPr="00CF2EA4">
        <w:rPr>
          <w:noProof/>
          <w:color w:val="000000"/>
          <w:lang w:val="en-GB"/>
        </w:rPr>
        <w:t>(12)</w:t>
      </w:r>
      <w:r w:rsidR="00201CCD" w:rsidRPr="00CF2EA4">
        <w:rPr>
          <w:color w:val="000000"/>
          <w:lang w:val="en-GB"/>
        </w:rPr>
        <w:fldChar w:fldCharType="end"/>
      </w:r>
      <w:r w:rsidRPr="00CF2EA4">
        <w:rPr>
          <w:color w:val="000000"/>
          <w:lang w:val="en-GB"/>
        </w:rPr>
        <w:t xml:space="preserve">, and calculated tail dimorphism by subtracting the female value from the male value. We found that TLD using only the longest male rectrix was highly correlated with the TLD </w:t>
      </w:r>
      <w:del w:id="91" w:author="Diego Fabian Beltran Segura" w:date="2022-08-25T18:29:00Z">
        <w:r w:rsidRPr="00CF2EA4" w:rsidDel="00840229">
          <w:rPr>
            <w:color w:val="000000"/>
            <w:lang w:val="en-GB"/>
          </w:rPr>
          <w:delText xml:space="preserve">calculation using the </w:delText>
        </w:r>
      </w:del>
      <w:r w:rsidRPr="00CF2EA4">
        <w:rPr>
          <w:color w:val="000000"/>
          <w:lang w:val="en-GB"/>
        </w:rPr>
        <w:t>sum of all rectrices (</w:t>
      </w:r>
      <w:r w:rsidRPr="00CF2EA4">
        <w:rPr>
          <w:i/>
          <w:iCs/>
          <w:color w:val="000000"/>
          <w:lang w:val="en-GB"/>
        </w:rPr>
        <w:t>rho</w:t>
      </w:r>
      <w:r w:rsidRPr="00CF2EA4">
        <w:rPr>
          <w:color w:val="000000"/>
          <w:lang w:val="en-GB"/>
        </w:rPr>
        <w:t xml:space="preserve"> = 0.91, </w:t>
      </w:r>
      <w:r w:rsidRPr="00CF2EA4">
        <w:rPr>
          <w:i/>
          <w:iCs/>
          <w:color w:val="000000"/>
          <w:lang w:val="en-GB"/>
        </w:rPr>
        <w:t>P</w:t>
      </w:r>
      <w:r w:rsidRPr="00CF2EA4">
        <w:rPr>
          <w:color w:val="000000"/>
          <w:lang w:val="en-GB"/>
        </w:rPr>
        <w:t xml:space="preserve"> &lt; 0.001), </w:t>
      </w:r>
      <w:r w:rsidRPr="00CF2EA4">
        <w:rPr>
          <w:color w:val="000000"/>
          <w:lang w:val="en-GB"/>
        </w:rPr>
        <w:lastRenderedPageBreak/>
        <w:t xml:space="preserve">so we calculated TLD of the longest male rectrix for simplicity (Fig. </w:t>
      </w:r>
      <w:del w:id="92" w:author="Diego Fabian Beltran Segura" w:date="2022-08-25T10:05:00Z">
        <w:r w:rsidRPr="00CF2EA4" w:rsidDel="00FD2912">
          <w:rPr>
            <w:color w:val="000000"/>
            <w:lang w:val="en-GB"/>
          </w:rPr>
          <w:delText>S</w:delText>
        </w:r>
      </w:del>
      <w:r w:rsidRPr="00CF2EA4">
        <w:rPr>
          <w:color w:val="000000"/>
          <w:lang w:val="en-GB"/>
        </w:rPr>
        <w:t>1).</w:t>
      </w:r>
      <w:r w:rsidR="00854237" w:rsidRPr="00CF2EA4">
        <w:rPr>
          <w:color w:val="000000"/>
          <w:lang w:val="en-GB"/>
        </w:rPr>
        <w:t xml:space="preserve"> This agrees with Clark </w:t>
      </w:r>
      <w:r w:rsidR="00854237" w:rsidRPr="00CF2EA4">
        <w:rPr>
          <w:color w:val="000000"/>
          <w:lang w:val="en-GB"/>
        </w:rPr>
        <w:fldChar w:fldCharType="begin"/>
      </w:r>
      <w:r w:rsidR="00A47E3E" w:rsidRPr="00CF2EA4">
        <w:rPr>
          <w:color w:val="000000"/>
          <w:lang w:val="en-GB"/>
        </w:rPr>
        <w:instrText xml:space="preserve"> ADDIN ZOTERO_ITEM CSL_CITATION {"citationID":"qZWKBXp9","properties":{"formattedCitation":"(12)","plainCitation":"(12)","noteIndex":0},"citationItems":[{"id":642,"uris":["http://zotero.org/users/local/w8RmTn1Z/items/E7B5ZI3Q"],"itemData":{"id":642,"type":"article-journal","abstract":"The tail morphology of many birds is shaped by both natural and sexual selection. Models of tail aerodynamics predict that functions related to flight naturally select for moderately forked tail shapes, constraining the tendency of sexual selection to generate interspecific morphological diversity. Moreover, models predict that small birds will have low variation in tail morphology. Although hummingbirds (family Trochilidae) depend exclusively on flight for locomotion, the diversity of their tail morphology is among the greatest in all bird families. Hummingbird tail length exhibits positive allometry, scaling as approximately mass0.5, which causes tail surface area to scale as mass1.0. Forked tail morphology arises at least 26 times in the clade, and forked taxa tend to be sexually dimorphic, whereas species with graduated tails tend to be monomorphic. Small hummingbird species exhibit higher variation in tail morphology than large species. These results suggest that moderately forked tail morphology tends to arise via sexual selection in hummingbirds and that large species are more constrained in tail morphology than small species. Both patterns are inconsistent with current models of how bird tails function. This suggests that, in terms of aerodynamics, hummingbird tails function differently from the tails of other birds. Received 26 January 2009, accepted 31 July 2009.","container-title":"The Auk","DOI":"10.1525/auk.2009.09073","ISSN":"0004-8038, 1938-4254","issue":"1","journalAbbreviation":"The Auk","language":"en","page":"44-56","source":"DOI.org (Crossref)","title":"The Evolution of Tail Shape in Hummingbirds","volume":"127","author":[{"family":"Clark","given":"Christopher J."}],"issued":{"date-parts":[["2010",1]]}}}],"schema":"https://github.com/citation-style-language/schema/raw/master/csl-citation.json"} </w:instrText>
      </w:r>
      <w:r w:rsidR="00854237" w:rsidRPr="00CF2EA4">
        <w:rPr>
          <w:color w:val="000000"/>
          <w:lang w:val="en-GB"/>
        </w:rPr>
        <w:fldChar w:fldCharType="separate"/>
      </w:r>
      <w:r w:rsidR="00A47E3E" w:rsidRPr="00CF2EA4">
        <w:rPr>
          <w:noProof/>
          <w:color w:val="000000"/>
          <w:lang w:val="en-GB"/>
        </w:rPr>
        <w:t>(12)</w:t>
      </w:r>
      <w:r w:rsidR="00854237" w:rsidRPr="00CF2EA4">
        <w:rPr>
          <w:color w:val="000000"/>
          <w:lang w:val="en-GB"/>
        </w:rPr>
        <w:fldChar w:fldCharType="end"/>
      </w:r>
      <w:r w:rsidR="00854237" w:rsidRPr="00CF2EA4">
        <w:rPr>
          <w:color w:val="000000"/>
          <w:lang w:val="en-GB"/>
        </w:rPr>
        <w:t xml:space="preserve">, which states that </w:t>
      </w:r>
      <w:r w:rsidR="00A707EC" w:rsidRPr="00CF2EA4">
        <w:rPr>
          <w:color w:val="000000"/>
          <w:lang w:val="en-GB"/>
        </w:rPr>
        <w:t>typically just one tail-feather elongates in hummingbirds.</w:t>
      </w:r>
    </w:p>
    <w:p w14:paraId="0EDA3E78" w14:textId="77777777" w:rsidR="0047780A" w:rsidRPr="00CF2EA4" w:rsidRDefault="0047780A" w:rsidP="00621C67">
      <w:pPr>
        <w:spacing w:line="480" w:lineRule="auto"/>
        <w:rPr>
          <w:color w:val="000000"/>
          <w:lang w:val="en-GB"/>
        </w:rPr>
      </w:pPr>
      <w:r w:rsidRPr="00CF2EA4">
        <w:rPr>
          <w:color w:val="000000"/>
          <w:lang w:val="en-GB"/>
        </w:rPr>
        <w:t> </w:t>
      </w:r>
    </w:p>
    <w:p w14:paraId="659B307F" w14:textId="77777777" w:rsidR="0047780A" w:rsidRPr="00CF2EA4" w:rsidRDefault="0047780A" w:rsidP="00621C67">
      <w:pPr>
        <w:spacing w:line="480" w:lineRule="auto"/>
        <w:rPr>
          <w:color w:val="000000"/>
          <w:lang w:val="en-GB"/>
        </w:rPr>
      </w:pPr>
      <w:r w:rsidRPr="00CF2EA4">
        <w:rPr>
          <w:i/>
          <w:iCs/>
          <w:color w:val="000000"/>
          <w:lang w:val="en-GB"/>
        </w:rPr>
        <w:t>Sexual dichromatism</w:t>
      </w:r>
    </w:p>
    <w:p w14:paraId="0DA06D1A" w14:textId="77777777" w:rsidR="0047780A" w:rsidRPr="00CF2EA4" w:rsidRDefault="0047780A" w:rsidP="00621C67">
      <w:pPr>
        <w:spacing w:line="480" w:lineRule="auto"/>
        <w:rPr>
          <w:color w:val="000000"/>
          <w:lang w:val="en-GB"/>
        </w:rPr>
      </w:pPr>
      <w:r w:rsidRPr="00CF2EA4">
        <w:rPr>
          <w:i/>
          <w:iCs/>
          <w:color w:val="000000"/>
          <w:lang w:val="en-GB"/>
        </w:rPr>
        <w:t> </w:t>
      </w:r>
    </w:p>
    <w:p w14:paraId="5E8646AD" w14:textId="0A0CB60A" w:rsidR="0047780A" w:rsidRPr="00CF2EA4" w:rsidRDefault="0047780A" w:rsidP="00621C67">
      <w:pPr>
        <w:spacing w:line="480" w:lineRule="auto"/>
        <w:rPr>
          <w:color w:val="000000"/>
          <w:lang w:val="en-GB"/>
        </w:rPr>
      </w:pPr>
      <w:r w:rsidRPr="00CF2EA4">
        <w:rPr>
          <w:color w:val="000000"/>
          <w:lang w:val="en-GB"/>
        </w:rPr>
        <w:t xml:space="preserve">To quantify sexual dichromatism, we used a </w:t>
      </w:r>
      <w:del w:id="93" w:author="Diego Fabian Beltran Segura" w:date="2022-08-25T16:55:00Z">
        <w:r w:rsidRPr="00CF2EA4" w:rsidDel="00EB5E49">
          <w:rPr>
            <w:color w:val="000000"/>
            <w:lang w:val="en-GB"/>
          </w:rPr>
          <w:delText xml:space="preserve">comprehensive </w:delText>
        </w:r>
      </w:del>
      <w:r w:rsidRPr="00CF2EA4">
        <w:rPr>
          <w:color w:val="000000"/>
          <w:lang w:val="en-GB"/>
        </w:rPr>
        <w:t xml:space="preserve">reflectance dataset for hummingbirds </w:t>
      </w:r>
      <w:r w:rsidR="00415189" w:rsidRPr="00CF2EA4">
        <w:rPr>
          <w:color w:val="000000"/>
          <w:lang w:val="en-GB"/>
        </w:rPr>
        <w:fldChar w:fldCharType="begin"/>
      </w:r>
      <w:r w:rsidR="00A47E3E" w:rsidRPr="00CF2EA4">
        <w:rPr>
          <w:color w:val="000000"/>
          <w:lang w:val="en-GB"/>
        </w:rPr>
        <w:instrText xml:space="preserve"> ADDIN ZOTERO_ITEM CSL_CITATION {"citationID":"abeUSiEI","properties":{"formattedCitation":"(45)","plainCitation":"(45)","noteIndex":0},"citationItems":[{"id":438,"uris":["http://zotero.org/users/local/w8RmTn1Z/items/JD9QRQT7"],"itemData":{"id":438,"type":"article-journal","container-title":"Evolution","DOI":"10.1111/evo.14277","ISSN":"0014-3820, 1558-5646","issue":"7","journalAbbreviation":"Evolution","language":"en","page":"1665-1680","source":"DOI.org (Crossref)","title":"Speciation rates are positively correlated with the rate of plumage color evolution in hummingbirds","volume":"75","author":[{"family":"Beltrán","given":"Diego F."},{"family":"Shultz","given":"Allison J."},{"family":"Parra","given":"Juan L."}],"issued":{"date-parts":[["2021",7]]}}}],"schema":"https://github.com/citation-style-language/schema/raw/master/csl-citation.json"} </w:instrText>
      </w:r>
      <w:r w:rsidR="00415189" w:rsidRPr="00CF2EA4">
        <w:rPr>
          <w:color w:val="000000"/>
          <w:lang w:val="en-GB"/>
        </w:rPr>
        <w:fldChar w:fldCharType="separate"/>
      </w:r>
      <w:r w:rsidR="00A47E3E" w:rsidRPr="00CF2EA4">
        <w:rPr>
          <w:color w:val="000000"/>
          <w:lang w:val="en-GB"/>
        </w:rPr>
        <w:t>(45)</w:t>
      </w:r>
      <w:r w:rsidR="00415189" w:rsidRPr="00CF2EA4">
        <w:rPr>
          <w:color w:val="000000"/>
          <w:lang w:val="en-GB"/>
        </w:rPr>
        <w:fldChar w:fldCharType="end"/>
      </w:r>
      <w:r w:rsidRPr="00CF2EA4">
        <w:rPr>
          <w:color w:val="000000"/>
          <w:lang w:val="en-GB"/>
        </w:rPr>
        <w:t xml:space="preserve">. This dataset contains 237 species with </w:t>
      </w:r>
      <w:r w:rsidR="002009BB" w:rsidRPr="00CF2EA4">
        <w:rPr>
          <w:color w:val="000000"/>
          <w:lang w:val="en-GB"/>
        </w:rPr>
        <w:t>colour</w:t>
      </w:r>
      <w:r w:rsidRPr="00CF2EA4">
        <w:rPr>
          <w:color w:val="000000"/>
          <w:lang w:val="en-GB"/>
        </w:rPr>
        <w:t xml:space="preserve"> data for both sexes. For each of these species, we calculated the </w:t>
      </w:r>
      <w:r w:rsidR="002009BB" w:rsidRPr="00CF2EA4">
        <w:rPr>
          <w:color w:val="000000"/>
          <w:lang w:val="en-GB"/>
        </w:rPr>
        <w:t>colour</w:t>
      </w:r>
      <w:r w:rsidRPr="00CF2EA4">
        <w:rPr>
          <w:color w:val="000000"/>
          <w:lang w:val="en-GB"/>
        </w:rPr>
        <w:t xml:space="preserve"> distance between sexes using the receptor-noise visual model</w:t>
      </w:r>
      <w:r w:rsidR="00415189" w:rsidRPr="00CF2EA4">
        <w:rPr>
          <w:color w:val="000000"/>
          <w:lang w:val="en-GB"/>
        </w:rPr>
        <w:t xml:space="preserve"> </w:t>
      </w:r>
      <w:r w:rsidR="00415189" w:rsidRPr="00CF2EA4">
        <w:rPr>
          <w:color w:val="000000"/>
          <w:lang w:val="en-GB"/>
        </w:rPr>
        <w:fldChar w:fldCharType="begin"/>
      </w:r>
      <w:r w:rsidR="00A47E3E" w:rsidRPr="00CF2EA4">
        <w:rPr>
          <w:color w:val="000000"/>
          <w:lang w:val="en-GB"/>
        </w:rPr>
        <w:instrText xml:space="preserve"> ADDIN ZOTERO_ITEM CSL_CITATION {"citationID":"pQixZMbf","properties":{"formattedCitation":"(55,56)","plainCitation":"(55,56)","noteIndex":0},"citationItems":[{"id":307,"uris":["http://zotero.org/users/local/w8RmTn1Z/items/5YTUWLVV"],"itemData":{"id":307,"type":"article-journal","container-title":"Proceedings of the Royal Society of London. Series B: Biological Sciences","DOI":"10.1098/rspb.1998.0302","ISSN":"0962-8452, 1471-2954","issue":"1394","journalAbbreviation":"Proc. R. Soc. Lond. B","language":"en","page":"351-358","source":"DOI.org (Crossref)","title":"Receptor noise as a determinant of colour thresholds","volume":"265","author":[{"family":"Vorobyev","given":"M."},{"family":"Osorio","given":"D."}],"issued":{"date-parts":[["1998",3,7]]}}},{"id":447,"uris":["http://zotero.org/users/local/w8RmTn1Z/items/4YS2WSPX"],"itemData":{"id":447,"type":"article-journal","abstract":"There is a growing body of data on avian eyes, including measurements of visual pigment and oil droplet spectral absorption, and of receptor densities and their distributions across the retina. These data are sucient to predict psychophysical colour discrimination thresholds for light-adapted eyes, and hence provide a basis for relating eye design to visual needs. We examine the advantages of coloured oil droplets, UV vision and tetrachromacy for discriminating a diverse set of avian plumage spectra under natural illumination. Discriminability is enhanced both by tetrachromacy and coloured oil droplets. Oil droplets may also improve colour constancy. Comparison of the performance of a pigeon's eye, where the shortest wavelength receptor peak is at 410 nm, with that of the passerine Leiothrix, where the ultraviolet-sensitive peak is at 365 nm, generally shows a small advantage to the latter, but this advantage depends critically on the noise level in the sensitivity mechanism and on the set of spectra being viewed.","container-title":"Journal of Comparative Physiology A: Sensory, Neural, and Behavioral Physiology","DOI":"10.1007/s003590050286","ISSN":"0340-7594, 1432-1351","issue":"5","journalAbbreviation":"Journal of Comparative Physiology A: Sensory, Neural, and Behavioral Physiology","language":"en","page":"621-633","source":"DOI.org (Crossref)","title":"Tetrachromacy, oil droplets and bird plumage colours","volume":"183","author":[{"family":"Vorobyev","given":"M."},{"family":"Osorio","given":"D."},{"family":"Bennett","given":"A. T. D."},{"family":"Marshall","given":"N. J."},{"family":"Cuthill","given":"I. C."}],"issued":{"date-parts":[["1998",11,19]]}}}],"schema":"https://github.com/citation-style-language/schema/raw/master/csl-citation.json"} </w:instrText>
      </w:r>
      <w:r w:rsidR="00415189" w:rsidRPr="00CF2EA4">
        <w:rPr>
          <w:color w:val="000000"/>
          <w:lang w:val="en-GB"/>
        </w:rPr>
        <w:fldChar w:fldCharType="separate"/>
      </w:r>
      <w:r w:rsidR="00A47E3E" w:rsidRPr="00CF2EA4">
        <w:rPr>
          <w:noProof/>
          <w:color w:val="000000"/>
          <w:lang w:val="en-GB"/>
        </w:rPr>
        <w:t>(55,56)</w:t>
      </w:r>
      <w:r w:rsidR="00415189" w:rsidRPr="00CF2EA4">
        <w:rPr>
          <w:color w:val="000000"/>
          <w:lang w:val="en-GB"/>
        </w:rPr>
        <w:fldChar w:fldCharType="end"/>
      </w:r>
      <w:r w:rsidRPr="00CF2EA4">
        <w:rPr>
          <w:color w:val="000000"/>
          <w:lang w:val="en-GB"/>
        </w:rPr>
        <w:t xml:space="preserve">. This model quantifies the relative stimulation of each of the four cones in the avian visual system, corresponding to UV or violet, short, medium, and long-sensitive wavelengths (i.e., quantum catches). Then, the model adds the effect of the quantum catches together while considering cone density and noise-to-signal ratio in the signal processing. </w:t>
      </w:r>
      <w:del w:id="94" w:author="Diego Fabian Beltran Segura" w:date="2022-08-25T18:31:00Z">
        <w:r w:rsidRPr="00CF2EA4" w:rsidDel="00184B34">
          <w:rPr>
            <w:color w:val="000000"/>
            <w:lang w:val="en-GB"/>
          </w:rPr>
          <w:delText>Colo</w:delText>
        </w:r>
        <w:r w:rsidR="00E47949" w:rsidRPr="00CF2EA4" w:rsidDel="00184B34">
          <w:rPr>
            <w:color w:val="000000"/>
            <w:lang w:val="en-GB"/>
          </w:rPr>
          <w:delText>u</w:delText>
        </w:r>
        <w:r w:rsidRPr="00CF2EA4" w:rsidDel="00184B34">
          <w:rPr>
            <w:color w:val="000000"/>
            <w:lang w:val="en-GB"/>
          </w:rPr>
          <w:delText xml:space="preserve">r distances for each patch were obtained by weighting the Euclidean distance between the quantum catches of both sexes by the inverse of the signal-to-noise ratio. </w:delText>
        </w:r>
      </w:del>
      <w:r w:rsidRPr="00CF2EA4">
        <w:rPr>
          <w:color w:val="000000"/>
          <w:lang w:val="en-GB"/>
        </w:rPr>
        <w:t>We calculated these distances in the chromatic portion of the spectrum only</w:t>
      </w:r>
      <w:del w:id="95" w:author="Diego Fabian Beltran Segura" w:date="2022-08-25T18:31:00Z">
        <w:r w:rsidRPr="00CF2EA4" w:rsidDel="00184B34">
          <w:rPr>
            <w:color w:val="000000"/>
            <w:lang w:val="en-GB"/>
          </w:rPr>
          <w:delText>, since brilliance is processed independently in the avian visual system</w:delText>
        </w:r>
      </w:del>
      <w:r w:rsidR="00415189" w:rsidRPr="00CF2EA4">
        <w:rPr>
          <w:color w:val="000000"/>
          <w:lang w:val="en-GB"/>
        </w:rPr>
        <w:t xml:space="preserve"> </w:t>
      </w:r>
      <w:r w:rsidR="00415189" w:rsidRPr="00CF2EA4">
        <w:rPr>
          <w:color w:val="000000"/>
          <w:lang w:val="en-GB"/>
        </w:rPr>
        <w:fldChar w:fldCharType="begin"/>
      </w:r>
      <w:r w:rsidR="00A47E3E" w:rsidRPr="00CF2EA4">
        <w:rPr>
          <w:color w:val="000000"/>
          <w:lang w:val="en-GB"/>
        </w:rPr>
        <w:instrText xml:space="preserve"> ADDIN ZOTERO_ITEM CSL_CITATION {"citationID":"O29VUlNE","properties":{"formattedCitation":"(56,57)","plainCitation":"(56,57)","noteIndex":0},"citationItems":[{"id":447,"uris":["http://zotero.org/users/local/w8RmTn1Z/items/4YS2WSPX"],"itemData":{"id":447,"type":"article-journal","abstract":"There is a growing body of data on avian eyes, including measurements of visual pigment and oil droplet spectral absorption, and of receptor densities and their distributions across the retina. These data are sucient to predict psychophysical colour discrimination thresholds for light-adapted eyes, and hence provide a basis for relating eye design to visual needs. We examine the advantages of coloured oil droplets, UV vision and tetrachromacy for discriminating a diverse set of avian plumage spectra under natural illumination. Discriminability is enhanced both by tetrachromacy and coloured oil droplets. Oil droplets may also improve colour constancy. Comparison of the performance of a pigeon's eye, where the shortest wavelength receptor peak is at 410 nm, with that of the passerine Leiothrix, where the ultraviolet-sensitive peak is at 365 nm, generally shows a small advantage to the latter, but this advantage depends critically on the noise level in the sensitivity mechanism and on the set of spectra being viewed.","container-title":"Journal of Comparative Physiology A: Sensory, Neural, and Behavioral Physiology","DOI":"10.1007/s003590050286","ISSN":"0340-7594, 1432-1351","issue":"5","journalAbbreviation":"Journal of Comparative Physiology A: Sensory, Neural, and Behavioral Physiology","language":"en","page":"621-633","source":"DOI.org (Crossref)","title":"Tetrachromacy, oil droplets and bird plumage colours","volume":"183","author":[{"family":"Vorobyev","given":"M."},{"family":"Osorio","given":"D."},{"family":"Bennett","given":"A. T. D."},{"family":"Marshall","given":"N. J."},{"family":"Cuthill","given":"I. C."}],"issued":{"date-parts":[["1998",11,19]]}}},{"id":448,"uris":["http://zotero.org/users/local/w8RmTn1Z/items/DS3M8394"],"itemData":{"id":448,"type":"article-journal","abstract":"This article suggests how we might understand the way potential predators see coloration patterns used in aposematism and visual mimicry. We start by briefly reviewing work on evolutionary function of eyes and neural mechanisms of vision. Often mechanisms used for achromatic vision are accurately modeled as adaptations for detection and recognition of the generality of optical stimuli, rather than specific stimuli such as biological signals. Colour vision is less well understood, but for photoreceptor spectral sensitivities of birds and hymenopterans there is no evidence for adaptations to species-specific stimuli, such as those of food or mates. Turning to experimental work, we investigate how achromatic and chromatic stimuli are used for object recognition by foraging domestic chicks (Gallus gallus). Chicks use chromatic and achromatic signals in different ways: discrimination of large targets uses (chromatic) colour differences, and chicks remember chromatic signals accurately. However, detection of small targets, and discrimination of visual textures requires achromatic contrast. The different roles of chromatic and achromatic information probably reflect their utility for object recognition in nature. Achromatic (intensity) variation exceeds chromatic variation, and hence is more informative about change in reflectance – for example, object borders, while chromatic signals yield more information about surface reflectance (object colour) under variable illumination.","container-title":"Evolutionary Ecology","DOI":"10.1023/A:1011059715610","ISSN":"1573-8477","issue":"7","journalAbbreviation":"Evolutionary Ecology","language":"en","page":"673-689","source":"Springer Link","title":"Visual Ecology and Perception of Coloration Patterns by Domestic Chicks","volume":"13","author":[{"family":"Osorio","given":"D."},{"family":"Miklósi","given":"A."},{"family":"Gonda","given":"Zs."}],"issued":{"date-parts":[["1999",11,1]]}}}],"schema":"https://github.com/citation-style-language/schema/raw/master/csl-citation.json"} </w:instrText>
      </w:r>
      <w:r w:rsidR="00415189" w:rsidRPr="00CF2EA4">
        <w:rPr>
          <w:color w:val="000000"/>
          <w:lang w:val="en-GB"/>
        </w:rPr>
        <w:fldChar w:fldCharType="separate"/>
      </w:r>
      <w:r w:rsidR="00A47E3E" w:rsidRPr="00CF2EA4">
        <w:rPr>
          <w:color w:val="000000"/>
          <w:lang w:val="en-GB"/>
        </w:rPr>
        <w:t>(56,57)</w:t>
      </w:r>
      <w:r w:rsidR="00415189" w:rsidRPr="00CF2EA4">
        <w:rPr>
          <w:color w:val="000000"/>
          <w:lang w:val="en-GB"/>
        </w:rPr>
        <w:fldChar w:fldCharType="end"/>
      </w:r>
      <w:r w:rsidRPr="00CF2EA4">
        <w:rPr>
          <w:color w:val="000000"/>
          <w:lang w:val="en-GB"/>
        </w:rPr>
        <w:t xml:space="preserve">. Finally, we averaged the </w:t>
      </w:r>
      <w:r w:rsidR="002009BB" w:rsidRPr="00CF2EA4">
        <w:rPr>
          <w:color w:val="000000"/>
          <w:lang w:val="en-GB"/>
        </w:rPr>
        <w:t>colour</w:t>
      </w:r>
      <w:r w:rsidRPr="00CF2EA4">
        <w:rPr>
          <w:color w:val="000000"/>
          <w:lang w:val="en-GB"/>
        </w:rPr>
        <w:t xml:space="preserve"> distances among patches to obtain a general measure of sexual dichromatism for each species (Fig. </w:t>
      </w:r>
      <w:del w:id="96" w:author="Diego Fabian Beltran Segura" w:date="2022-08-25T10:05:00Z">
        <w:r w:rsidRPr="00CF2EA4" w:rsidDel="00FD2912">
          <w:rPr>
            <w:color w:val="000000"/>
            <w:lang w:val="en-GB"/>
          </w:rPr>
          <w:delText>S</w:delText>
        </w:r>
      </w:del>
      <w:r w:rsidRPr="00CF2EA4">
        <w:rPr>
          <w:color w:val="000000"/>
          <w:lang w:val="en-GB"/>
        </w:rPr>
        <w:t xml:space="preserve">1). All calculations were made in the R package </w:t>
      </w:r>
      <w:proofErr w:type="spellStart"/>
      <w:r w:rsidRPr="00CF2EA4">
        <w:rPr>
          <w:i/>
          <w:iCs/>
          <w:color w:val="000000"/>
          <w:lang w:val="en-GB"/>
        </w:rPr>
        <w:t>pavo</w:t>
      </w:r>
      <w:proofErr w:type="spellEnd"/>
      <w:r w:rsidRPr="00CF2EA4">
        <w:rPr>
          <w:color w:val="000000"/>
          <w:lang w:val="en-GB"/>
        </w:rPr>
        <w:t xml:space="preserve"> </w:t>
      </w:r>
      <w:r w:rsidR="00415189" w:rsidRPr="00CF2EA4">
        <w:rPr>
          <w:color w:val="000000"/>
          <w:lang w:val="en-GB"/>
        </w:rPr>
        <w:fldChar w:fldCharType="begin"/>
      </w:r>
      <w:r w:rsidR="00A47E3E" w:rsidRPr="00CF2EA4">
        <w:rPr>
          <w:color w:val="000000"/>
          <w:lang w:val="en-GB"/>
        </w:rPr>
        <w:instrText xml:space="preserve"> ADDIN ZOTERO_ITEM CSL_CITATION {"citationID":"q9YOySsl","properties":{"formattedCitation":"(58,59)","plainCitation":"(58,59)","noteIndex":0},"citationItems":[{"id":329,"uris":["http://zotero.org/users/local/w8RmTn1Z/items/TD5UZQV8"],"itemData":{"id":329,"type":"article-journal","abstract":"Recent technical and methodological advances have led to a dramatic increase in the use of spectrometry to quantify reflectance properties of biological materials, as well as models to determine how these colours are perceived by animals, providing important insights into ecological and evolutionary aspects of animal visual communication. Despite this growing interest, a unified cross-platform framework for analysing and visualizing spectral data has not been available. We introduce pavo, an R package that facilitates the organization, visualization and analysis of spectral data in a cohesive framework. pavo is highly flexible, allowing users to (a) organize and manipulate data from a variety of sources, (b) visualize data using R's state-of-the-art graphics capabilities and (c) analyse data using spectral curve shape properties and visual system modelling for a broad range of taxa. In this paper, we present a summary of the functions implemented in pavo and how they integrate in a workflow to explore and analyse spectral data. We also present an exact solution for the calculation of colour volume overlap in colourspace, thus expanding previously published methodologies. As an example of pavo's capabilities, we compare the colour patterns of three African glossy starling species, two of which have diverged very recently. We demonstrate how both colour vision models and direct spectral measurement analysis can be used to describe colour attributes and differences between these species. Different approaches to visual models and several plotting capabilities exemplify the package's versatility and streamlined workflow. pavo provides a cohesive environment for handling spectral data and addressing complex sensory ecology questions, while integrating with R's modular core for a broader and comprehensive analytical framework, automated management of spectral data and reproducible workflows for colour analysis.","container-title":"Methods in Ecology and Evolution","DOI":"10.1111/2041-210X.12069","ISSN":"2041-210X","issue":"10","language":"en","license":"© 2013 The Authors. Methods in Ecology and Evolution © 2013 British Ecological Society","note":"_eprint: https://besjournals.onlinelibrary.wiley.com/doi/pdf/10.1111/2041-210X.12069","page":"906-913","source":"Wiley Online Library","title":"pavo: an R package for the analysis, visualization and organization of spectral data","title-short":"pavo","volume":"4","author":[{"family":"Maia","given":"Rafael"},{"family":"Eliason","given":"Chad M."},{"family":"Bitton","given":"Pierre-Paul"},{"family":"Doucet","given":"Stéphanie M."},{"family":"Shawkey","given":"Matthew D."}],"issued":{"date-parts":[["2013"]]}}},{"id":401,"uris":["http://zotero.org/users/local/w8RmTn1Z/items/IDN8RK8F"],"itemData":{"id":401,"type":"software","event-place":"Vienna, Austria","publisher":"R Foundation for Statistical Computing","publisher-place":"Vienna, Austria","title":"R: A language and environment for statistical computing","URL":"https://www.R-project.org/","version":"2019","author":[{"family":"R Core Team","given":""}],"issued":{"date-parts":[["2019"]]}}}],"schema":"https://github.com/citation-style-language/schema/raw/master/csl-citation.json"} </w:instrText>
      </w:r>
      <w:r w:rsidR="00415189" w:rsidRPr="00CF2EA4">
        <w:rPr>
          <w:color w:val="000000"/>
          <w:lang w:val="en-GB"/>
        </w:rPr>
        <w:fldChar w:fldCharType="separate"/>
      </w:r>
      <w:r w:rsidR="00A47E3E" w:rsidRPr="00CF2EA4">
        <w:rPr>
          <w:noProof/>
          <w:color w:val="000000"/>
          <w:lang w:val="en-GB"/>
        </w:rPr>
        <w:t>(58,59)</w:t>
      </w:r>
      <w:r w:rsidR="00415189" w:rsidRPr="00CF2EA4">
        <w:rPr>
          <w:color w:val="000000"/>
          <w:lang w:val="en-GB"/>
        </w:rPr>
        <w:fldChar w:fldCharType="end"/>
      </w:r>
      <w:r w:rsidR="00415189" w:rsidRPr="00CF2EA4">
        <w:rPr>
          <w:color w:val="000000"/>
          <w:lang w:val="en-GB"/>
        </w:rPr>
        <w:t>.</w:t>
      </w:r>
    </w:p>
    <w:p w14:paraId="60523895" w14:textId="77777777" w:rsidR="0047780A" w:rsidRPr="00CF2EA4" w:rsidRDefault="0047780A" w:rsidP="00621C67">
      <w:pPr>
        <w:spacing w:line="480" w:lineRule="auto"/>
        <w:rPr>
          <w:color w:val="000000"/>
          <w:lang w:val="en-GB"/>
        </w:rPr>
      </w:pPr>
    </w:p>
    <w:p w14:paraId="4D518EE2" w14:textId="77777777" w:rsidR="0047780A" w:rsidRPr="00CF2EA4" w:rsidRDefault="0047780A" w:rsidP="00621C67">
      <w:pPr>
        <w:spacing w:line="480" w:lineRule="auto"/>
        <w:rPr>
          <w:color w:val="000000"/>
          <w:lang w:val="en-GB"/>
        </w:rPr>
      </w:pPr>
      <w:r w:rsidRPr="00CF2EA4">
        <w:rPr>
          <w:i/>
          <w:iCs/>
          <w:color w:val="000000"/>
          <w:lang w:val="en-GB"/>
        </w:rPr>
        <w:t>Song complexity</w:t>
      </w:r>
    </w:p>
    <w:p w14:paraId="4CE35D60" w14:textId="77777777" w:rsidR="0047780A" w:rsidRPr="00CF2EA4" w:rsidRDefault="0047780A" w:rsidP="00621C67">
      <w:pPr>
        <w:spacing w:line="480" w:lineRule="auto"/>
        <w:rPr>
          <w:color w:val="000000"/>
          <w:lang w:val="en-GB"/>
        </w:rPr>
      </w:pPr>
      <w:r w:rsidRPr="00CF2EA4">
        <w:rPr>
          <w:color w:val="000000"/>
          <w:lang w:val="en-GB"/>
        </w:rPr>
        <w:t> </w:t>
      </w:r>
    </w:p>
    <w:p w14:paraId="5FA2C483" w14:textId="49694A60" w:rsidR="00A270C3" w:rsidRPr="00CF2EA4" w:rsidRDefault="0047780A" w:rsidP="00621C67">
      <w:pPr>
        <w:spacing w:line="480" w:lineRule="auto"/>
        <w:rPr>
          <w:color w:val="000000"/>
          <w:lang w:val="en-GB"/>
        </w:rPr>
      </w:pPr>
      <w:r w:rsidRPr="00CF2EA4">
        <w:rPr>
          <w:color w:val="000000"/>
          <w:lang w:val="en-GB"/>
        </w:rPr>
        <w:t>Data availability on hummingbird song is male-biased given that female vocalizations are rare</w:t>
      </w:r>
      <w:del w:id="97" w:author="Diego Fabian Beltran Segura" w:date="2022-08-25T10:03:00Z">
        <w:r w:rsidRPr="00CF2EA4" w:rsidDel="00A17891">
          <w:rPr>
            <w:color w:val="000000"/>
            <w:lang w:val="en-GB"/>
          </w:rPr>
          <w:delText>ly recorded or even noticed</w:delText>
        </w:r>
      </w:del>
      <w:r w:rsidRPr="00CF2EA4">
        <w:rPr>
          <w:color w:val="000000"/>
          <w:lang w:val="en-GB"/>
        </w:rPr>
        <w:t xml:space="preserve">, despite evidence of female </w:t>
      </w:r>
      <w:r w:rsidR="00463DD5" w:rsidRPr="00CF2EA4">
        <w:rPr>
          <w:color w:val="000000"/>
          <w:lang w:val="en-GB"/>
        </w:rPr>
        <w:t>vocalizations</w:t>
      </w:r>
      <w:r w:rsidRPr="00CF2EA4">
        <w:rPr>
          <w:color w:val="000000"/>
          <w:lang w:val="en-GB"/>
        </w:rPr>
        <w:t xml:space="preserve"> in a few species </w:t>
      </w:r>
      <w:r w:rsidR="001A6FE3" w:rsidRPr="00CF2EA4">
        <w:rPr>
          <w:color w:val="000000"/>
          <w:lang w:val="en-GB"/>
        </w:rPr>
        <w:fldChar w:fldCharType="begin"/>
      </w:r>
      <w:r w:rsidR="00A47E3E" w:rsidRPr="00CF2EA4">
        <w:rPr>
          <w:color w:val="000000"/>
          <w:lang w:val="en-GB"/>
        </w:rPr>
        <w:instrText xml:space="preserve"> ADDIN ZOTERO_ITEM CSL_CITATION {"citationID":"EYLnmZD9","properties":{"formattedCitation":"(47,60)","plainCitation":"(47,60)","noteIndex":0},"citationItems":[{"id":281,"uris":["http://zotero.org/users/local/w8RmTn1Z/items/3WPMMEZC"],"itemData":{"id":281,"type":"article-journal","abstract":"Little is known about the structure and function of hummingbird vocalizations. We studied the vocalizations of Blue-throated Hummingbirds (Lampornis clemenciae) at two sites in southeastern Arizona. Songs were produced by males and females. Male songs consisted of arrays of notes organized in clusters of ‘‘song units.’’ Within sites, all males shared the same song units. Individual differences occurred in some temporal aspects of song, and slight but consistent differences in note structure occurred between the two sites. The organization of units within songs was marked by rigid syntax, and long songs were produced by agglutination of units. Male songs may function in territorial advertisement and mate attraction. Female songs were very different acoustically from those of males and typically were given when females were within a few centimeters of a male. In these situations, the female’s song often overlapped temporally with the male’s song. Of the hummingbird species studied so far, the Blue-throated Hummingbird has the most complex songs and is the only known species with complex female songs. Blue-throated Hummingbirds show convergence with oscines in vocal complexity, song organization, song function, and possible learning of some song elements. Received 25 June 1998, accepted 10 May 1999.","container-title":"The Auk","issue":"1","language":"en","page":"120-128","source":"Zotero","title":"BLUE-THROATED HUMMINGBIRD SONG: A PINNACLE OF NONOSCINE VOCALIZATIONS","volume":"117","author":[{"family":"Ficken","given":"Millicent Sigler"},{"family":"Rusch","given":"Kathryn M"},{"family":"Taylor","given":"Sandra J"},{"family":"Powers","given":"Donald R"}],"issued":{"date-parts":[["2000"]]}}},{"id":414,"uris":["http://zotero.org/users/local/w8RmTn1Z/items/B99E8TSN"],"itemData":{"id":414,"type":"article-journal","abstract":"Bird song has been extensively studied in oscine passerines, but far less is known about song in hummingbirds, which are distantly related to passerines. Song is generally thought of as a male trait. Here we document song in 2 wild female Costa’s Hummingbirds (Calypte costae) of 10 examined. Their vocalizations closely resembled male song and were produced, undirected, on territories just prior to the breeding season. Both birds were conﬁrmed as female and not young males, which resemble females: one had an enlarged ovary, and the other laid eggs. Our results imply that at least some female hummingbirds may learn song as well as males and have similar song capacity as males. The function, if any, of female song was not immediately clear. Female song seemed rarer in this population than in males and thus easy to overlook. Presence of female song could also be an overlooked phenomenon in other hummingbird species. Received 3 July 2017. Accepted 27 July 2018.","container-title":"The Wilson Journal of Ornithology","DOI":"10.1676/1559-4491.130.4.987","ISSN":"1559-4491","issue":"4","journalAbbreviation":"The Wilson Journal of Ornithology","language":"en","page":"987","source":"DOI.org (Crossref)","title":"Female song in Costa's Hummingbird (Calypte costae)","volume":"130","author":[{"family":"Clark","given":"Christopher J."},{"family":"Rankin","given":"David"},{"family":"Johnson","given":"Katherine"}],"issued":{"date-parts":[["2018",12,1]]}}}],"schema":"https://github.com/citation-style-language/schema/raw/master/csl-citation.json"} </w:instrText>
      </w:r>
      <w:r w:rsidR="001A6FE3" w:rsidRPr="00CF2EA4">
        <w:rPr>
          <w:color w:val="000000"/>
          <w:lang w:val="en-GB"/>
        </w:rPr>
        <w:fldChar w:fldCharType="separate"/>
      </w:r>
      <w:r w:rsidR="00A47E3E" w:rsidRPr="00CF2EA4">
        <w:rPr>
          <w:noProof/>
          <w:color w:val="000000"/>
          <w:lang w:val="en-GB"/>
        </w:rPr>
        <w:t>(47,60)</w:t>
      </w:r>
      <w:r w:rsidR="001A6FE3" w:rsidRPr="00CF2EA4">
        <w:rPr>
          <w:color w:val="000000"/>
          <w:lang w:val="en-GB"/>
        </w:rPr>
        <w:fldChar w:fldCharType="end"/>
      </w:r>
      <w:r w:rsidRPr="00CF2EA4">
        <w:rPr>
          <w:color w:val="000000"/>
          <w:lang w:val="en-GB"/>
        </w:rPr>
        <w:t xml:space="preserve">. </w:t>
      </w:r>
      <w:r w:rsidRPr="00CF2EA4">
        <w:rPr>
          <w:color w:val="000000"/>
          <w:lang w:val="en-GB"/>
        </w:rPr>
        <w:lastRenderedPageBreak/>
        <w:t xml:space="preserve">Nonetheless, male song output has become a common </w:t>
      </w:r>
      <w:r w:rsidR="00883DFC" w:rsidRPr="00CF2EA4">
        <w:rPr>
          <w:color w:val="000000"/>
          <w:lang w:val="en-GB"/>
        </w:rPr>
        <w:t>indicator</w:t>
      </w:r>
      <w:r w:rsidRPr="00CF2EA4">
        <w:rPr>
          <w:color w:val="000000"/>
          <w:lang w:val="en-GB"/>
        </w:rPr>
        <w:t xml:space="preserve"> for the intensity of sexual selection</w:t>
      </w:r>
      <w:r w:rsidR="001A6FE3" w:rsidRPr="00CF2EA4">
        <w:rPr>
          <w:color w:val="000000"/>
          <w:lang w:val="en-GB"/>
        </w:rPr>
        <w:t xml:space="preserve"> </w:t>
      </w:r>
      <w:r w:rsidR="001A6FE3" w:rsidRPr="00CF2EA4">
        <w:rPr>
          <w:color w:val="000000"/>
          <w:lang w:val="en-GB"/>
        </w:rPr>
        <w:fldChar w:fldCharType="begin"/>
      </w:r>
      <w:r w:rsidR="00A47E3E" w:rsidRPr="00CF2EA4">
        <w:rPr>
          <w:color w:val="000000"/>
          <w:lang w:val="en-GB"/>
        </w:rPr>
        <w:instrText xml:space="preserve"> ADDIN ZOTERO_ITEM CSL_CITATION {"citationID":"nzj49T8W","properties":{"formattedCitation":"(61)","plainCitation":"(61)","noteIndex":0},"citationItems":[{"id":40,"uris":["http://zotero.org/users/local/w8RmTn1Z/items/J7M58ZC8"],"itemData":{"id":40,"type":"article-journal","abstract":"The spectacular diversity in sexually selected traits in the animal kingdom has inspired the hypothesis that sexual selection can promote species divergence. In recent years, several studies have attempted to test this idea by correlating species richness with estimates of sexual selection across phylogenies. These studies have yielded mixed results and it remains unclear whether the comparative evidence can be taken as generally supportive. Here, we conduct a meta-analysis of the comparative evidence and ﬁnd a small but signiﬁcant positive overall correlation between sexual selection and speciation rate. However, we also ﬁnd that effect size estimates are inﬂuenced by methodological choices. Analyses that included deeper phylogenetic nodes yielded weaker correlations, and different proxies for sexual selection showed different relationships with species richness. We discuss the biological and methodological implications of these ﬁndings. We argue that progress requires more representative sampling and justiﬁcation of chosen proxies for sexual selection and speciation rate, as well as more mechanistic approaches.","container-title":"Biological Reviews","DOI":"10.1111/j.1469-185X.2010.00150.x","ISSN":"14647931","issue":"2","language":"en","page":"367-377","source":"DOI.org (Crossref)","title":"Sexual selection and speciation: the comparative evidence revisited","title-short":"Sexual selection and speciation","volume":"86","author":[{"family":"Kraaijeveld","given":"Ken"},{"family":"Kraaijeveld-Smit","given":"Femmie J. L."},{"family":"Maan","given":"Martine E."}],"issued":{"date-parts":[["2011",5]]}}}],"schema":"https://github.com/citation-style-language/schema/raw/master/csl-citation.json"} </w:instrText>
      </w:r>
      <w:r w:rsidR="001A6FE3" w:rsidRPr="00CF2EA4">
        <w:rPr>
          <w:color w:val="000000"/>
          <w:lang w:val="en-GB"/>
        </w:rPr>
        <w:fldChar w:fldCharType="separate"/>
      </w:r>
      <w:r w:rsidR="00A47E3E" w:rsidRPr="00CF2EA4">
        <w:rPr>
          <w:noProof/>
          <w:color w:val="000000"/>
          <w:lang w:val="en-GB"/>
        </w:rPr>
        <w:t>(61)</w:t>
      </w:r>
      <w:r w:rsidR="001A6FE3" w:rsidRPr="00CF2EA4">
        <w:rPr>
          <w:color w:val="000000"/>
          <w:lang w:val="en-GB"/>
        </w:rPr>
        <w:fldChar w:fldCharType="end"/>
      </w:r>
      <w:r w:rsidR="00A270C3" w:rsidRPr="00CF2EA4">
        <w:rPr>
          <w:color w:val="000000"/>
          <w:lang w:val="en-GB"/>
        </w:rPr>
        <w:t>, so we focused on male song</w:t>
      </w:r>
      <w:del w:id="98" w:author="Diego Fabian Beltran Segura" w:date="2022-08-25T16:57:00Z">
        <w:r w:rsidR="00A270C3" w:rsidRPr="00CF2EA4" w:rsidDel="00F702CE">
          <w:rPr>
            <w:color w:val="000000"/>
            <w:lang w:val="en-GB"/>
          </w:rPr>
          <w:delText xml:space="preserve"> for our study</w:delText>
        </w:r>
      </w:del>
      <w:r w:rsidRPr="00CF2EA4">
        <w:rPr>
          <w:color w:val="000000"/>
          <w:lang w:val="en-GB"/>
        </w:rPr>
        <w:t xml:space="preserve">. We collected </w:t>
      </w:r>
      <w:del w:id="99" w:author="Diego Fabian Beltran Segura" w:date="2022-08-26T11:03:00Z">
        <w:r w:rsidRPr="00CF2EA4" w:rsidDel="00F31F51">
          <w:rPr>
            <w:color w:val="000000"/>
            <w:lang w:val="en-GB"/>
          </w:rPr>
          <w:delText xml:space="preserve">song </w:delText>
        </w:r>
      </w:del>
      <w:r w:rsidRPr="00CF2EA4">
        <w:rPr>
          <w:color w:val="000000"/>
          <w:lang w:val="en-GB"/>
        </w:rPr>
        <w:t>recordings for 26</w:t>
      </w:r>
      <w:r w:rsidR="00223692" w:rsidRPr="00CF2EA4">
        <w:rPr>
          <w:color w:val="000000"/>
          <w:lang w:val="en-GB"/>
        </w:rPr>
        <w:t>2</w:t>
      </w:r>
      <w:r w:rsidRPr="00CF2EA4">
        <w:rPr>
          <w:color w:val="000000"/>
          <w:lang w:val="en-GB"/>
        </w:rPr>
        <w:t xml:space="preserve"> species from bioacoustics libraries</w:t>
      </w:r>
      <w:del w:id="100" w:author="Diego Fabian Beltran Segura" w:date="2022-08-25T18:32:00Z">
        <w:r w:rsidRPr="00CF2EA4" w:rsidDel="00082D2F">
          <w:rPr>
            <w:color w:val="000000"/>
            <w:lang w:val="en-GB"/>
          </w:rPr>
          <w:delText>,</w:delText>
        </w:r>
      </w:del>
      <w:r w:rsidRPr="00CF2EA4">
        <w:rPr>
          <w:color w:val="000000"/>
          <w:lang w:val="en-GB"/>
        </w:rPr>
        <w:t xml:space="preserve"> and personal collections (</w:t>
      </w:r>
      <w:r w:rsidR="002B1DA3" w:rsidRPr="00CF2EA4">
        <w:rPr>
          <w:color w:val="000000"/>
          <w:lang w:val="en-GB"/>
        </w:rPr>
        <w:t>see Supplemental Material for sources</w:t>
      </w:r>
      <w:r w:rsidRPr="00CF2EA4">
        <w:rPr>
          <w:color w:val="000000"/>
          <w:lang w:val="en-GB"/>
        </w:rPr>
        <w:t xml:space="preserve">). </w:t>
      </w:r>
      <w:r w:rsidR="00AC12A0" w:rsidRPr="00CF2EA4">
        <w:rPr>
          <w:color w:val="000000"/>
          <w:lang w:val="en-GB"/>
        </w:rPr>
        <w:t xml:space="preserve">We excluded three species in which </w:t>
      </w:r>
      <w:del w:id="101" w:author="Diego Fabian Beltran Segura" w:date="2022-08-25T18:32:00Z">
        <w:r w:rsidR="00AC12A0" w:rsidRPr="00CF2EA4" w:rsidDel="00082D2F">
          <w:rPr>
            <w:color w:val="000000"/>
            <w:lang w:val="en-GB"/>
          </w:rPr>
          <w:delText xml:space="preserve">the </w:delText>
        </w:r>
      </w:del>
      <w:r w:rsidR="00AC12A0" w:rsidRPr="00CF2EA4">
        <w:rPr>
          <w:color w:val="000000"/>
          <w:lang w:val="en-GB"/>
        </w:rPr>
        <w:t xml:space="preserve">song has been reported as absent </w:t>
      </w:r>
      <w:r w:rsidR="00AC12A0" w:rsidRPr="00CF2EA4">
        <w:rPr>
          <w:color w:val="000000"/>
          <w:lang w:val="en-GB"/>
        </w:rPr>
        <w:fldChar w:fldCharType="begin"/>
      </w:r>
      <w:r w:rsidR="00A47E3E" w:rsidRPr="00CF2EA4">
        <w:rPr>
          <w:color w:val="000000"/>
          <w:lang w:val="en-GB"/>
        </w:rPr>
        <w:instrText xml:space="preserve"> ADDIN ZOTERO_ITEM CSL_CITATION {"citationID":"X9hAT4cd","properties":{"formattedCitation":"(35)","plainCitation":"(35)","noteIndex":0},"citationItems":[{"id":698,"uris":["http://zotero.org/users/local/w8RmTn1Z/items/DE7EMDW5"],"itemData":{"id":698,"type":"article-journal","container-title":"Evolution","DOI":"10.1111/evo.13432","ISSN":"0014-3820, 1558-5646","issue":"3","journalAbbreviation":"Evolution","language":"en","page":"630-646","source":"DOI.org (Crossref)","title":"Complex coevolution of wing, tail, and vocal sounds of courting male bee hummingbirds","volume":"72","author":[{"family":"Clark","given":"Christopher J."},{"family":"McGuire","given":"Jimmy A."},{"family":"Bonaccorso","given":"Elisa"},{"family":"Berv","given":"Jacob S."},{"family":"Prum","given":"Richard O."}],"issued":{"date-parts":[["2018",3]]}}}],"schema":"https://github.com/citation-style-language/schema/raw/master/csl-citation.json"} </w:instrText>
      </w:r>
      <w:r w:rsidR="00AC12A0" w:rsidRPr="00CF2EA4">
        <w:rPr>
          <w:color w:val="000000"/>
          <w:lang w:val="en-GB"/>
        </w:rPr>
        <w:fldChar w:fldCharType="separate"/>
      </w:r>
      <w:r w:rsidR="00A47E3E" w:rsidRPr="00CF2EA4">
        <w:rPr>
          <w:noProof/>
          <w:color w:val="000000"/>
          <w:lang w:val="en-GB"/>
        </w:rPr>
        <w:t>(35)</w:t>
      </w:r>
      <w:r w:rsidR="00AC12A0" w:rsidRPr="00CF2EA4">
        <w:rPr>
          <w:color w:val="000000"/>
          <w:lang w:val="en-GB"/>
        </w:rPr>
        <w:fldChar w:fldCharType="end"/>
      </w:r>
      <w:r w:rsidR="00AC12A0" w:rsidRPr="00CF2EA4">
        <w:rPr>
          <w:color w:val="000000"/>
          <w:lang w:val="en-GB"/>
        </w:rPr>
        <w:t xml:space="preserve">. </w:t>
      </w:r>
      <w:r w:rsidRPr="00CF2EA4">
        <w:rPr>
          <w:color w:val="000000"/>
          <w:lang w:val="en-GB"/>
        </w:rPr>
        <w:t xml:space="preserve">Only recordings with at least two songs were </w:t>
      </w:r>
      <w:r w:rsidR="00E47949" w:rsidRPr="00CF2EA4">
        <w:rPr>
          <w:color w:val="000000"/>
          <w:lang w:val="en-GB"/>
        </w:rPr>
        <w:t>analysed</w:t>
      </w:r>
      <w:r w:rsidRPr="00CF2EA4">
        <w:rPr>
          <w:color w:val="000000"/>
          <w:lang w:val="en-GB"/>
        </w:rPr>
        <w:t xml:space="preserve">. </w:t>
      </w:r>
      <w:r w:rsidR="0041373A" w:rsidRPr="00CF2EA4">
        <w:rPr>
          <w:color w:val="000000"/>
          <w:lang w:val="en-GB"/>
        </w:rPr>
        <w:t xml:space="preserve">A song was defined as an </w:t>
      </w:r>
      <w:r w:rsidR="00CB2136" w:rsidRPr="00CF2EA4">
        <w:rPr>
          <w:color w:val="000000"/>
          <w:lang w:val="en-GB"/>
        </w:rPr>
        <w:t xml:space="preserve">undirected vocalization (not aimed towards nearby individuals) uttered repeatedly from a fixed position and that showed a regular pattern </w:t>
      </w:r>
      <w:r w:rsidR="00AC12A0" w:rsidRPr="00CF2EA4">
        <w:rPr>
          <w:color w:val="000000"/>
          <w:lang w:val="en-GB"/>
        </w:rPr>
        <w:t>in the time spacing and/or the sequence of elements</w:t>
      </w:r>
      <w:r w:rsidR="0041373A" w:rsidRPr="00CF2EA4">
        <w:rPr>
          <w:color w:val="000000"/>
          <w:lang w:val="en-GB"/>
        </w:rPr>
        <w:t>. Song elements, defined</w:t>
      </w:r>
      <w:r w:rsidRPr="00CF2EA4">
        <w:rPr>
          <w:color w:val="000000"/>
          <w:lang w:val="en-GB"/>
        </w:rPr>
        <w:t xml:space="preserve"> as continuous power spectral density traces in the spectrogram, were categorized within each recording based on visual inspection. Four parameters describing song complexity were calculated for each recording: element types,</w:t>
      </w:r>
      <w:ins w:id="102" w:author="Diego Fabian Beltran Segura" w:date="2022-08-25T18:34:00Z">
        <w:r w:rsidR="00C13A99" w:rsidRPr="00CF2EA4">
          <w:rPr>
            <w:color w:val="000000"/>
            <w:lang w:val="en-GB"/>
          </w:rPr>
          <w:t xml:space="preserve"> acoustic space</w:t>
        </w:r>
        <w:r w:rsidR="003A3C86" w:rsidRPr="00CF2EA4">
          <w:rPr>
            <w:color w:val="000000"/>
            <w:lang w:val="en-GB"/>
          </w:rPr>
          <w:t>, element transition diversity, and between</w:t>
        </w:r>
      </w:ins>
      <w:ins w:id="103" w:author="Diego Fabian Beltran Segura" w:date="2022-08-25T18:35:00Z">
        <w:r w:rsidR="003A3C86" w:rsidRPr="00CF2EA4">
          <w:rPr>
            <w:color w:val="000000"/>
            <w:lang w:val="en-GB"/>
          </w:rPr>
          <w:t>-</w:t>
        </w:r>
      </w:ins>
      <w:ins w:id="104" w:author="Diego Fabian Beltran Segura" w:date="2022-08-25T18:34:00Z">
        <w:r w:rsidR="003A3C86" w:rsidRPr="00CF2EA4">
          <w:rPr>
            <w:color w:val="000000"/>
            <w:lang w:val="en-GB"/>
          </w:rPr>
          <w:t xml:space="preserve">song variation </w:t>
        </w:r>
      </w:ins>
      <w:ins w:id="105" w:author="Diego Fabian Beltran Segura" w:date="2022-08-25T18:35:00Z">
        <w:r w:rsidR="003A3C86" w:rsidRPr="00CF2EA4">
          <w:rPr>
            <w:color w:val="000000"/>
            <w:lang w:val="en-GB"/>
          </w:rPr>
          <w:t>(see supplementary methods for details</w:t>
        </w:r>
      </w:ins>
      <w:ins w:id="106" w:author="Diego Fabian Beltran Segura" w:date="2022-08-26T11:04:00Z">
        <w:r w:rsidR="00F31F51" w:rsidRPr="00CF2EA4">
          <w:rPr>
            <w:color w:val="000000"/>
            <w:lang w:val="en-GB"/>
          </w:rPr>
          <w:t xml:space="preserve"> on calculation</w:t>
        </w:r>
      </w:ins>
      <w:ins w:id="107" w:author="Diego Fabian Beltran Segura" w:date="2022-08-25T18:35:00Z">
        <w:r w:rsidR="003A3C86" w:rsidRPr="00CF2EA4">
          <w:rPr>
            <w:color w:val="000000"/>
            <w:lang w:val="en-GB"/>
          </w:rPr>
          <w:t>).</w:t>
        </w:r>
      </w:ins>
      <w:r w:rsidRPr="00CF2EA4">
        <w:rPr>
          <w:color w:val="000000"/>
          <w:lang w:val="en-GB"/>
        </w:rPr>
        <w:t xml:space="preserve"> </w:t>
      </w:r>
      <w:del w:id="108" w:author="Diego Fabian Beltran Segura" w:date="2022-08-25T18:35:00Z">
        <w:r w:rsidRPr="00CF2EA4" w:rsidDel="003A3C86">
          <w:rPr>
            <w:color w:val="000000"/>
            <w:lang w:val="en-GB"/>
          </w:rPr>
          <w:delText xml:space="preserve">as the number of unique elements in a song; acoustic space, as the minimum spanning tree connecting all elements of a song in the overall hummingbird acoustic space; element transition diversity, a measure of sequence predictability calculated as the ratio of the number of transitions between different element types to the transitions between </w:delText>
        </w:r>
        <w:r w:rsidR="0041373A" w:rsidRPr="00CF2EA4" w:rsidDel="003A3C86">
          <w:rPr>
            <w:color w:val="000000"/>
            <w:lang w:val="en-GB"/>
          </w:rPr>
          <w:delText>the same</w:delText>
        </w:r>
        <w:r w:rsidRPr="00CF2EA4" w:rsidDel="003A3C86">
          <w:rPr>
            <w:color w:val="000000"/>
            <w:lang w:val="en-GB"/>
          </w:rPr>
          <w:delText xml:space="preserve"> element type; and between-song variation, as the mean pairwise distance of the element sequence between songs from the same recording using the optimal matching algorithm for sequence comparison</w:delText>
        </w:r>
        <w:r w:rsidR="0010797F" w:rsidRPr="00CF2EA4" w:rsidDel="003A3C86">
          <w:rPr>
            <w:color w:val="000000"/>
            <w:lang w:val="en-GB"/>
          </w:rPr>
          <w:delText xml:space="preserve"> </w:delText>
        </w:r>
        <w:r w:rsidR="0010797F" w:rsidRPr="00CF2EA4" w:rsidDel="003A3C86">
          <w:rPr>
            <w:color w:val="000000"/>
            <w:lang w:val="en-GB"/>
          </w:rPr>
          <w:fldChar w:fldCharType="begin"/>
        </w:r>
        <w:r w:rsidR="005D6EEE" w:rsidRPr="00CF2EA4" w:rsidDel="003A3C86">
          <w:rPr>
            <w:color w:val="000000"/>
            <w:lang w:val="en-GB"/>
          </w:rPr>
          <w:delInstrText xml:space="preserve"> ADDIN ZOTERO_ITEM CSL_CITATION {"citationID":"k3qrZOhB","properties":{"formattedCitation":"(65)","plainCitation":"(65)","noteIndex":0},"citationItems":[{"id":667,"uris":["http://zotero.org/users/local/w8RmTn1Z/items/I996NQ4B"],"itemData":{"id":667,"type":"article-journal","container-title":"Journal of the Royal Statistical Society: Series A","issue":"Part 2","journalAbbreviation":"J. R. Statist. Soc. A","page":"481-511","title":"What matters in differences between life trajectories: a comparative review of sequence dissimilarity measures","volume":"179","author":[{"family":"Studer","given":"Matthias"},{"family":"Ritschard","given":"Gilbert"}],"issued":{"date-parts":[["2016"]]}}}],"schema":"https://github.com/citation-style-language/schema/raw/master/csl-citation.json"} </w:delInstrText>
        </w:r>
        <w:r w:rsidR="0010797F" w:rsidRPr="00CF2EA4" w:rsidDel="003A3C86">
          <w:rPr>
            <w:color w:val="000000"/>
            <w:lang w:val="en-GB"/>
          </w:rPr>
          <w:fldChar w:fldCharType="separate"/>
        </w:r>
        <w:r w:rsidR="005D6EEE" w:rsidRPr="00CF2EA4" w:rsidDel="003A3C86">
          <w:rPr>
            <w:noProof/>
            <w:color w:val="000000"/>
            <w:lang w:val="en-GB"/>
          </w:rPr>
          <w:delText>(65)</w:delText>
        </w:r>
        <w:r w:rsidR="0010797F" w:rsidRPr="00CF2EA4" w:rsidDel="003A3C86">
          <w:rPr>
            <w:color w:val="000000"/>
            <w:lang w:val="en-GB"/>
          </w:rPr>
          <w:fldChar w:fldCharType="end"/>
        </w:r>
        <w:r w:rsidRPr="00CF2EA4" w:rsidDel="003A3C86">
          <w:rPr>
            <w:color w:val="000000"/>
            <w:lang w:val="en-GB"/>
          </w:rPr>
          <w:delText xml:space="preserve"> in the R package </w:delText>
        </w:r>
        <w:r w:rsidRPr="00CF2EA4" w:rsidDel="003A3C86">
          <w:rPr>
            <w:i/>
            <w:iCs/>
            <w:color w:val="000000"/>
            <w:lang w:val="en-GB"/>
          </w:rPr>
          <w:delText>TraMineR</w:delText>
        </w:r>
        <w:r w:rsidRPr="00CF2EA4" w:rsidDel="003A3C86">
          <w:rPr>
            <w:color w:val="000000"/>
            <w:lang w:val="en-GB"/>
          </w:rPr>
          <w:delText xml:space="preserve"> </w:delText>
        </w:r>
        <w:r w:rsidR="0010797F" w:rsidRPr="00CF2EA4" w:rsidDel="003A3C86">
          <w:rPr>
            <w:color w:val="000000"/>
            <w:lang w:val="en-GB"/>
          </w:rPr>
          <w:fldChar w:fldCharType="begin"/>
        </w:r>
        <w:r w:rsidR="005D6EEE" w:rsidRPr="00CF2EA4" w:rsidDel="003A3C86">
          <w:rPr>
            <w:color w:val="000000"/>
            <w:lang w:val="en-GB"/>
          </w:rPr>
          <w:delInstrText xml:space="preserve"> ADDIN ZOTERO_ITEM CSL_CITATION {"citationID":"4ZZetMCo","properties":{"formattedCitation":"(66)","plainCitation":"(66)","noteIndex":0},"citationItems":[{"id":668,"uris":["http://zotero.org/users/local/w8RmTn1Z/items/GLYH9D2D"],"itemData":{"id":668,"type":"article-journal","container-title":"Journal of Statistical Software","issue":"4","page":"1-37","title":"Analyzing and Visualizing State Sequences in R with TraMineR","volume":"40","author":[{"family":"Gabadinho","given":"Alexis"},{"family":"Ritschard","given":"Gilbert"},{"family":"Mueller","given":"Nicolas Séverin"},{"family":"Studer","given":"Matthias"}],"issued":{"date-parts":[["2011"]]}}}],"schema":"https://github.com/citation-style-language/schema/raw/master/csl-citation.json"} </w:delInstrText>
        </w:r>
        <w:r w:rsidR="0010797F" w:rsidRPr="00CF2EA4" w:rsidDel="003A3C86">
          <w:rPr>
            <w:color w:val="000000"/>
            <w:lang w:val="en-GB"/>
          </w:rPr>
          <w:fldChar w:fldCharType="separate"/>
        </w:r>
        <w:r w:rsidR="005D6EEE" w:rsidRPr="00CF2EA4" w:rsidDel="003A3C86">
          <w:rPr>
            <w:noProof/>
            <w:color w:val="000000"/>
            <w:lang w:val="en-GB"/>
          </w:rPr>
          <w:delText>(66)</w:delText>
        </w:r>
        <w:r w:rsidR="0010797F" w:rsidRPr="00CF2EA4" w:rsidDel="003A3C86">
          <w:rPr>
            <w:color w:val="000000"/>
            <w:lang w:val="en-GB"/>
          </w:rPr>
          <w:fldChar w:fldCharType="end"/>
        </w:r>
        <w:r w:rsidR="009B24D1" w:rsidRPr="00CF2EA4" w:rsidDel="003A3C86">
          <w:rPr>
            <w:color w:val="000000"/>
            <w:lang w:val="en-GB"/>
          </w:rPr>
          <w:delText xml:space="preserve">. </w:delText>
        </w:r>
      </w:del>
      <w:r w:rsidR="00A270C3" w:rsidRPr="00CF2EA4">
        <w:rPr>
          <w:color w:val="000000"/>
          <w:lang w:val="en-GB"/>
        </w:rPr>
        <w:t xml:space="preserve">To </w:t>
      </w:r>
      <w:del w:id="109" w:author="Diego Fabian Beltran Segura" w:date="2022-08-25T18:35:00Z">
        <w:r w:rsidR="00A270C3" w:rsidRPr="00CF2EA4" w:rsidDel="003A3C86">
          <w:rPr>
            <w:color w:val="000000"/>
            <w:lang w:val="en-GB"/>
          </w:rPr>
          <w:delText xml:space="preserve">reduce dimensionality and to </w:delText>
        </w:r>
      </w:del>
      <w:r w:rsidR="00A270C3" w:rsidRPr="00CF2EA4">
        <w:rPr>
          <w:color w:val="000000"/>
          <w:lang w:val="en-GB"/>
        </w:rPr>
        <w:t xml:space="preserve">obtain a single measure of song complexity, we employed a PCA on all </w:t>
      </w:r>
      <w:del w:id="110" w:author="Diego Fabian Beltran Segura" w:date="2022-08-26T11:05:00Z">
        <w:r w:rsidR="00A270C3" w:rsidRPr="00CF2EA4" w:rsidDel="00F31F51">
          <w:rPr>
            <w:color w:val="000000"/>
            <w:lang w:val="en-GB"/>
          </w:rPr>
          <w:delText xml:space="preserve">four </w:delText>
        </w:r>
      </w:del>
      <w:ins w:id="111" w:author="Diego Fabian Beltran Segura" w:date="2022-08-26T11:05:00Z">
        <w:r w:rsidR="00F31F51" w:rsidRPr="00CF2EA4">
          <w:rPr>
            <w:color w:val="000000"/>
            <w:lang w:val="en-GB"/>
          </w:rPr>
          <w:t>scaled</w:t>
        </w:r>
        <w:r w:rsidR="00F31F51" w:rsidRPr="00CF2EA4">
          <w:rPr>
            <w:color w:val="000000"/>
            <w:lang w:val="en-GB"/>
          </w:rPr>
          <w:t xml:space="preserve"> </w:t>
        </w:r>
      </w:ins>
      <w:del w:id="112" w:author="Diego Fabian Beltran Segura" w:date="2022-08-25T18:36:00Z">
        <w:r w:rsidR="00A270C3" w:rsidRPr="00CF2EA4" w:rsidDel="003A3C86">
          <w:rPr>
            <w:color w:val="000000"/>
            <w:lang w:val="en-GB"/>
          </w:rPr>
          <w:delText xml:space="preserve">song complexity </w:delText>
        </w:r>
      </w:del>
      <w:r w:rsidR="00A270C3" w:rsidRPr="00CF2EA4">
        <w:rPr>
          <w:color w:val="000000"/>
          <w:lang w:val="en-GB"/>
        </w:rPr>
        <w:t xml:space="preserve">parameters. PC1 (62.9% of </w:t>
      </w:r>
      <w:del w:id="113" w:author="Diego Fabian Beltran Segura" w:date="2022-08-25T16:58:00Z">
        <w:r w:rsidR="00A270C3" w:rsidRPr="00CF2EA4" w:rsidDel="00F702CE">
          <w:rPr>
            <w:color w:val="000000"/>
            <w:lang w:val="en-GB"/>
          </w:rPr>
          <w:delText xml:space="preserve">the </w:delText>
        </w:r>
      </w:del>
      <w:r w:rsidR="00A270C3" w:rsidRPr="00CF2EA4">
        <w:rPr>
          <w:color w:val="000000"/>
          <w:lang w:val="en-GB"/>
        </w:rPr>
        <w:t xml:space="preserve">total variance) loaded strongly and negatively on all properties except for element transition diversity, which loaded strongly on PC2 (8.8%). We kept PC1 as a measure of song complexity (Fig. </w:t>
      </w:r>
      <w:del w:id="114" w:author="Diego Fabian Beltran Segura" w:date="2022-08-25T10:05:00Z">
        <w:r w:rsidR="00A270C3" w:rsidRPr="00CF2EA4" w:rsidDel="00FD2912">
          <w:rPr>
            <w:color w:val="000000"/>
            <w:lang w:val="en-GB"/>
          </w:rPr>
          <w:delText>S</w:delText>
        </w:r>
      </w:del>
      <w:r w:rsidR="00A270C3" w:rsidRPr="00CF2EA4">
        <w:rPr>
          <w:color w:val="000000"/>
          <w:lang w:val="en-GB"/>
        </w:rPr>
        <w:t>1</w:t>
      </w:r>
      <w:r w:rsidR="00072A4A" w:rsidRPr="00CF2EA4">
        <w:rPr>
          <w:color w:val="000000"/>
          <w:lang w:val="en-GB"/>
        </w:rPr>
        <w:t>; Table S2</w:t>
      </w:r>
      <w:r w:rsidR="00A270C3" w:rsidRPr="00CF2EA4">
        <w:rPr>
          <w:color w:val="000000"/>
          <w:lang w:val="en-GB"/>
        </w:rPr>
        <w:t>).</w:t>
      </w:r>
      <w:r w:rsidR="000B18F8" w:rsidRPr="00CF2EA4">
        <w:rPr>
          <w:color w:val="000000"/>
          <w:lang w:val="en-GB"/>
        </w:rPr>
        <w:t xml:space="preserve"> </w:t>
      </w:r>
      <w:del w:id="115" w:author="Diego Fabian Beltran Segura" w:date="2022-08-25T18:36:00Z">
        <w:r w:rsidR="000B18F8" w:rsidRPr="00CF2EA4" w:rsidDel="003A3C86">
          <w:rPr>
            <w:color w:val="000000"/>
            <w:lang w:val="en-GB"/>
          </w:rPr>
          <w:delText xml:space="preserve">Further details on </w:delText>
        </w:r>
        <w:r w:rsidR="0072468E" w:rsidRPr="00CF2EA4" w:rsidDel="003A3C86">
          <w:rPr>
            <w:color w:val="000000"/>
            <w:lang w:val="en-GB"/>
          </w:rPr>
          <w:delText xml:space="preserve">the calculation of </w:delText>
        </w:r>
        <w:r w:rsidR="000B18F8" w:rsidRPr="00CF2EA4" w:rsidDel="003A3C86">
          <w:rPr>
            <w:color w:val="000000"/>
            <w:lang w:val="en-GB"/>
          </w:rPr>
          <w:delText xml:space="preserve">acoustic </w:delText>
        </w:r>
        <w:r w:rsidR="0072468E" w:rsidRPr="00CF2EA4" w:rsidDel="003A3C86">
          <w:rPr>
            <w:color w:val="000000"/>
            <w:lang w:val="en-GB"/>
          </w:rPr>
          <w:delText>parameters</w:delText>
        </w:r>
        <w:r w:rsidR="000B18F8" w:rsidRPr="00CF2EA4" w:rsidDel="003A3C86">
          <w:rPr>
            <w:color w:val="000000"/>
            <w:lang w:val="en-GB"/>
          </w:rPr>
          <w:delText xml:space="preserve"> can be found in the supplemental methods.</w:delText>
        </w:r>
      </w:del>
    </w:p>
    <w:p w14:paraId="1D4FE193" w14:textId="68AD0E92" w:rsidR="0047780A" w:rsidRPr="00CF2EA4" w:rsidRDefault="0047780A" w:rsidP="00621C67">
      <w:pPr>
        <w:spacing w:line="480" w:lineRule="auto"/>
        <w:rPr>
          <w:color w:val="000000"/>
          <w:lang w:val="en-GB"/>
        </w:rPr>
      </w:pPr>
      <w:r w:rsidRPr="00CF2EA4">
        <w:rPr>
          <w:color w:val="000000"/>
          <w:lang w:val="en-GB"/>
        </w:rPr>
        <w:lastRenderedPageBreak/>
        <w:t> </w:t>
      </w:r>
    </w:p>
    <w:p w14:paraId="1C8D9314" w14:textId="77777777" w:rsidR="0047780A" w:rsidRPr="00CF2EA4" w:rsidRDefault="0047780A" w:rsidP="00621C67">
      <w:pPr>
        <w:spacing w:line="480" w:lineRule="auto"/>
        <w:rPr>
          <w:color w:val="000000"/>
          <w:lang w:val="en-GB"/>
        </w:rPr>
      </w:pPr>
      <w:r w:rsidRPr="00CF2EA4">
        <w:rPr>
          <w:i/>
          <w:iCs/>
          <w:color w:val="000000"/>
          <w:lang w:val="en-GB"/>
        </w:rPr>
        <w:t>Altitude and habitat structure</w:t>
      </w:r>
    </w:p>
    <w:p w14:paraId="7E503576" w14:textId="77777777" w:rsidR="0047780A" w:rsidRPr="00CF2EA4" w:rsidRDefault="0047780A" w:rsidP="00621C67">
      <w:pPr>
        <w:spacing w:line="480" w:lineRule="auto"/>
        <w:rPr>
          <w:color w:val="000000"/>
          <w:lang w:val="en-GB"/>
        </w:rPr>
      </w:pPr>
      <w:r w:rsidRPr="00CF2EA4">
        <w:rPr>
          <w:color w:val="000000"/>
          <w:lang w:val="en-GB"/>
        </w:rPr>
        <w:t> </w:t>
      </w:r>
    </w:p>
    <w:p w14:paraId="661FEFD8" w14:textId="67EA93F6" w:rsidR="0047780A" w:rsidRPr="00CF2EA4" w:rsidRDefault="0047780A" w:rsidP="00621C67">
      <w:pPr>
        <w:spacing w:line="480" w:lineRule="auto"/>
        <w:rPr>
          <w:color w:val="000000"/>
          <w:lang w:val="en-GB"/>
        </w:rPr>
      </w:pPr>
      <w:r w:rsidRPr="00CF2EA4">
        <w:rPr>
          <w:color w:val="000000"/>
          <w:lang w:val="en-GB"/>
        </w:rPr>
        <w:t xml:space="preserve">We used the Rangel et al. </w:t>
      </w:r>
      <w:r w:rsidR="00705CAF" w:rsidRPr="00CF2EA4">
        <w:rPr>
          <w:color w:val="000000"/>
          <w:lang w:val="en-GB"/>
        </w:rPr>
        <w:fldChar w:fldCharType="begin"/>
      </w:r>
      <w:r w:rsidR="00A47E3E" w:rsidRPr="00CF2EA4">
        <w:rPr>
          <w:color w:val="000000"/>
          <w:lang w:val="en-GB"/>
        </w:rPr>
        <w:instrText xml:space="preserve"> ADDIN ZOTERO_ITEM CSL_CITATION {"citationID":"2GwblEIa","properties":{"formattedCitation":"(62)","plainCitation":"(62)","noteIndex":0},"citationItems":[{"id":1,"uris":["http://zotero.org/users/local/w8RmTn1Z/items/THQ3RQMW"],"itemData":{"id":1,"type":"article-journal","abstract":"Ecologists and biogeographers usually rely on a single phylogenetic tree to study evolutionary processes that affect macroecological patterns. This approach ignores the fact that each phylogenetic tree is a hypothesis about the evolutionary history of a clade, and cannot be directly observed in nature. Also, trees often leave out many extant species, or include missing species as polytomies because of a lack of information on the relationship among taxa. Still, researchers usually do not quantify the effects of phylogenetic uncertainty in ecological analyses. We propose here a novel analytical strategy to maximize the use of incomplete phylogenetic information, while simultaneously accounting for several sources of phylogenetic uncertainty that may distort statistical inferences about evolutionary processes. We illustrate the approach using a clade-wide analysis of the hummingbirds, evaluating how different sources of uncertainty affect several phylogenetic comparative analyses of trait evolution and biogeographic patterns. Although no statistical approximation can fully substitute for a complete and robust phylogeny, the method we describe and illustrate enables researchers to broaden the number of clades for which studies informed by evolutionary relationships are possible, while allowing the estimation and control of statistical error that arises from phylogenetic uncertainty. Software tools to carry out the necessary computations are offered.","container-title":"Evolution","DOI":"10.1111/evo.12644","ISSN":"1558-5646","issue":"5","language":"en","license":"© 2015 The Author(s).","note":"_eprint: https://onlinelibrary.wiley.com/doi/pdf/10.1111/evo.12644","page":"1301-1312","source":"Wiley Online Library","title":"Phylogenetic uncertainty revisited: Implications for ecological analyses","title-short":"Phylogenetic uncertainty revisited","volume":"69","author":[{"family":"Rangel","given":"Thiago F."},{"family":"Colwell","given":"Robert K."},{"family":"Graves","given":"Gary R."},{"family":"Fučíková","given":"Karolina"},{"family":"Rahbek","given":"Carsten"},{"family":"Diniz‐Filho","given":"José Alexandre F."}],"issued":{"date-parts":[["2015"]]}}}],"schema":"https://github.com/citation-style-language/schema/raw/master/csl-citation.json"} </w:instrText>
      </w:r>
      <w:r w:rsidR="00705CAF" w:rsidRPr="00CF2EA4">
        <w:rPr>
          <w:color w:val="000000"/>
          <w:lang w:val="en-GB"/>
        </w:rPr>
        <w:fldChar w:fldCharType="separate"/>
      </w:r>
      <w:r w:rsidR="00A47E3E" w:rsidRPr="00CF2EA4">
        <w:rPr>
          <w:noProof/>
          <w:color w:val="000000"/>
          <w:lang w:val="en-GB"/>
        </w:rPr>
        <w:t>(62)</w:t>
      </w:r>
      <w:r w:rsidR="00705CAF" w:rsidRPr="00CF2EA4">
        <w:rPr>
          <w:color w:val="000000"/>
          <w:lang w:val="en-GB"/>
        </w:rPr>
        <w:fldChar w:fldCharType="end"/>
      </w:r>
      <w:r w:rsidRPr="00CF2EA4">
        <w:rPr>
          <w:color w:val="000000"/>
          <w:lang w:val="en-GB"/>
        </w:rPr>
        <w:t xml:space="preserve"> database, which contains values of minimum, medium, and maximum altitude for 302 species of hummingbirds. We evaluated the correlation among these </w:t>
      </w:r>
      <w:del w:id="116" w:author="Diego Fabian Beltran Segura" w:date="2022-08-26T10:41:00Z">
        <w:r w:rsidRPr="00CF2EA4" w:rsidDel="00837949">
          <w:rPr>
            <w:color w:val="000000"/>
            <w:lang w:val="en-GB"/>
          </w:rPr>
          <w:delText xml:space="preserve">three </w:delText>
        </w:r>
      </w:del>
      <w:r w:rsidRPr="00CF2EA4">
        <w:rPr>
          <w:color w:val="000000"/>
          <w:lang w:val="en-GB"/>
        </w:rPr>
        <w:t xml:space="preserve">metrics </w:t>
      </w:r>
      <w:del w:id="117" w:author="Diego Fabian Beltran Segura" w:date="2022-08-26T11:05:00Z">
        <w:r w:rsidRPr="00CF2EA4" w:rsidDel="00F31F51">
          <w:rPr>
            <w:color w:val="000000"/>
            <w:lang w:val="en-GB"/>
          </w:rPr>
          <w:delText xml:space="preserve">of altitude </w:delText>
        </w:r>
      </w:del>
      <w:r w:rsidRPr="00CF2EA4">
        <w:rPr>
          <w:color w:val="000000"/>
          <w:lang w:val="en-GB"/>
        </w:rPr>
        <w:t>and found that both minimum and maximum altitude were highly correlated with medium altitude (</w:t>
      </w:r>
      <w:r w:rsidRPr="00CF2EA4">
        <w:rPr>
          <w:i/>
          <w:iCs/>
          <w:color w:val="000000"/>
          <w:lang w:val="en-GB"/>
        </w:rPr>
        <w:t>rho</w:t>
      </w:r>
      <w:r w:rsidRPr="00CF2EA4">
        <w:rPr>
          <w:color w:val="000000"/>
          <w:lang w:val="en-GB"/>
        </w:rPr>
        <w:t xml:space="preserve"> = 0.91, </w:t>
      </w:r>
      <w:r w:rsidRPr="00CF2EA4">
        <w:rPr>
          <w:i/>
          <w:iCs/>
          <w:color w:val="000000"/>
          <w:lang w:val="en-GB"/>
        </w:rPr>
        <w:t>rho</w:t>
      </w:r>
      <w:r w:rsidRPr="00CF2EA4">
        <w:rPr>
          <w:color w:val="000000"/>
          <w:lang w:val="en-GB"/>
        </w:rPr>
        <w:t xml:space="preserve"> = 0.95; respectively), so </w:t>
      </w:r>
      <w:r w:rsidR="00715E92" w:rsidRPr="00CF2EA4">
        <w:rPr>
          <w:color w:val="000000"/>
          <w:lang w:val="en-GB"/>
        </w:rPr>
        <w:t xml:space="preserve">we </w:t>
      </w:r>
      <w:r w:rsidRPr="00CF2EA4">
        <w:rPr>
          <w:color w:val="000000"/>
          <w:lang w:val="en-GB"/>
        </w:rPr>
        <w:t>kep</w:t>
      </w:r>
      <w:r w:rsidR="00986D53" w:rsidRPr="00CF2EA4">
        <w:rPr>
          <w:color w:val="000000"/>
          <w:lang w:val="en-GB"/>
        </w:rPr>
        <w:t>t</w:t>
      </w:r>
      <w:r w:rsidRPr="00CF2EA4">
        <w:rPr>
          <w:color w:val="000000"/>
          <w:lang w:val="en-GB"/>
        </w:rPr>
        <w:t xml:space="preserve"> medium altitude only for further analyses. For habitat structure, we used the Parker III et al. </w:t>
      </w:r>
      <w:r w:rsidR="00705CAF" w:rsidRPr="00CF2EA4">
        <w:rPr>
          <w:color w:val="000000"/>
          <w:lang w:val="en-GB"/>
        </w:rPr>
        <w:fldChar w:fldCharType="begin"/>
      </w:r>
      <w:r w:rsidR="00A47E3E" w:rsidRPr="00CF2EA4">
        <w:rPr>
          <w:color w:val="000000"/>
          <w:lang w:val="en-GB"/>
        </w:rPr>
        <w:instrText xml:space="preserve"> ADDIN ZOTERO_ITEM CSL_CITATION {"citationID":"Xuc14sUj","properties":{"formattedCitation":"(63)","plainCitation":"(63)","noteIndex":0},"citationItems":[{"id":445,"uris":["http://zotero.org/users/local/w8RmTn1Z/items/CIWG9WWY"],"itemData":{"id":445,"type":"book","language":"en","publisher":"The University of Chicago Press","title":"Ecological and distributional databases for neotropical birds","author":[{"family":"Parker III","given":"Theodore A."},{"family":"Stotz","given":"Douglas F."},{"family":"Fitzpatrick","given":"John W."}],"issued":{"date-parts":[["1996"]]}}}],"schema":"https://github.com/citation-style-language/schema/raw/master/csl-citation.json"} </w:instrText>
      </w:r>
      <w:r w:rsidR="00705CAF" w:rsidRPr="00CF2EA4">
        <w:rPr>
          <w:color w:val="000000"/>
          <w:lang w:val="en-GB"/>
        </w:rPr>
        <w:fldChar w:fldCharType="separate"/>
      </w:r>
      <w:r w:rsidR="00A47E3E" w:rsidRPr="00CF2EA4">
        <w:rPr>
          <w:noProof/>
          <w:color w:val="000000"/>
          <w:lang w:val="en-GB"/>
        </w:rPr>
        <w:t>(63)</w:t>
      </w:r>
      <w:r w:rsidR="00705CAF" w:rsidRPr="00CF2EA4">
        <w:rPr>
          <w:color w:val="000000"/>
          <w:lang w:val="en-GB"/>
        </w:rPr>
        <w:fldChar w:fldCharType="end"/>
      </w:r>
      <w:r w:rsidRPr="00CF2EA4">
        <w:rPr>
          <w:color w:val="000000"/>
          <w:lang w:val="en-GB"/>
        </w:rPr>
        <w:t xml:space="preserve"> database and gathered the type of habitat structure in which each species occurs based on the foraging stratum</w:t>
      </w:r>
      <w:r w:rsidR="00712257" w:rsidRPr="00CF2EA4">
        <w:rPr>
          <w:color w:val="000000"/>
          <w:lang w:val="en-GB"/>
        </w:rPr>
        <w:t>,</w:t>
      </w:r>
      <w:r w:rsidRPr="00CF2EA4">
        <w:rPr>
          <w:color w:val="000000"/>
          <w:lang w:val="en-GB"/>
        </w:rPr>
        <w:t xml:space="preserve"> grouped under three categories: understor</w:t>
      </w:r>
      <w:ins w:id="118" w:author="Diego Fabian Beltran Segura" w:date="2022-08-26T11:09:00Z">
        <w:r w:rsidR="00035CBA" w:rsidRPr="00CF2EA4">
          <w:rPr>
            <w:color w:val="000000"/>
            <w:lang w:val="en-GB"/>
          </w:rPr>
          <w:t>e</w:t>
        </w:r>
      </w:ins>
      <w:r w:rsidRPr="00CF2EA4">
        <w:rPr>
          <w:color w:val="000000"/>
          <w:lang w:val="en-GB"/>
        </w:rPr>
        <w:t>y, mixed</w:t>
      </w:r>
      <w:r w:rsidR="004D7C5F" w:rsidRPr="00CF2EA4">
        <w:rPr>
          <w:color w:val="000000"/>
          <w:lang w:val="en-GB"/>
        </w:rPr>
        <w:t xml:space="preserve"> (i.e., species moving between shaded areas and gaps)</w:t>
      </w:r>
      <w:r w:rsidR="007F1967" w:rsidRPr="00CF2EA4">
        <w:rPr>
          <w:color w:val="000000"/>
          <w:lang w:val="en-GB"/>
        </w:rPr>
        <w:t>,</w:t>
      </w:r>
      <w:r w:rsidRPr="00CF2EA4">
        <w:rPr>
          <w:color w:val="000000"/>
          <w:lang w:val="en-GB"/>
        </w:rPr>
        <w:t xml:space="preserve"> and open</w:t>
      </w:r>
      <w:r w:rsidR="004D7C5F" w:rsidRPr="00CF2EA4">
        <w:rPr>
          <w:color w:val="000000"/>
          <w:lang w:val="en-GB"/>
        </w:rPr>
        <w:t xml:space="preserve"> (i.e., species which mostly use gaps and canopy)</w:t>
      </w:r>
      <w:r w:rsidRPr="00CF2EA4">
        <w:rPr>
          <w:color w:val="000000"/>
          <w:lang w:val="en-GB"/>
        </w:rPr>
        <w:t xml:space="preserve">. </w:t>
      </w:r>
      <w:del w:id="119" w:author="Diego Fabian Beltran Segura" w:date="2022-08-26T11:06:00Z">
        <w:r w:rsidR="004D7C5F" w:rsidRPr="00CF2EA4" w:rsidDel="006F08E3">
          <w:rPr>
            <w:color w:val="000000"/>
            <w:lang w:val="en-GB"/>
          </w:rPr>
          <w:delText>One caveat with</w:delText>
        </w:r>
      </w:del>
      <w:del w:id="120" w:author="Diego Fabian Beltran Segura" w:date="2022-08-26T11:07:00Z">
        <w:r w:rsidR="004D7C5F" w:rsidRPr="00CF2EA4" w:rsidDel="006F08E3">
          <w:rPr>
            <w:color w:val="000000"/>
            <w:lang w:val="en-GB"/>
          </w:rPr>
          <w:delText xml:space="preserve"> this </w:delText>
        </w:r>
      </w:del>
      <w:ins w:id="121" w:author="Diego Fabian Beltran Segura" w:date="2022-08-26T11:07:00Z">
        <w:r w:rsidR="006F08E3" w:rsidRPr="00CF2EA4">
          <w:rPr>
            <w:color w:val="000000"/>
            <w:lang w:val="en-GB"/>
          </w:rPr>
          <w:t>T</w:t>
        </w:r>
        <w:r w:rsidR="006F08E3" w:rsidRPr="00CF2EA4">
          <w:rPr>
            <w:color w:val="000000"/>
            <w:lang w:val="en-GB"/>
          </w:rPr>
          <w:t xml:space="preserve">his </w:t>
        </w:r>
      </w:ins>
      <w:r w:rsidR="00986D53" w:rsidRPr="00CF2EA4">
        <w:rPr>
          <w:color w:val="000000"/>
          <w:lang w:val="en-GB"/>
        </w:rPr>
        <w:t>approach</w:t>
      </w:r>
      <w:r w:rsidR="004D7C5F" w:rsidRPr="00CF2EA4">
        <w:rPr>
          <w:color w:val="000000"/>
          <w:lang w:val="en-GB"/>
        </w:rPr>
        <w:t xml:space="preserve"> </w:t>
      </w:r>
      <w:del w:id="122" w:author="Diego Fabian Beltran Segura" w:date="2022-08-26T11:06:00Z">
        <w:r w:rsidR="004D7C5F" w:rsidRPr="00CF2EA4" w:rsidDel="006F08E3">
          <w:rPr>
            <w:color w:val="000000"/>
            <w:lang w:val="en-GB"/>
          </w:rPr>
          <w:delText xml:space="preserve">is that it </w:delText>
        </w:r>
      </w:del>
      <w:r w:rsidR="004D7C5F" w:rsidRPr="00CF2EA4">
        <w:rPr>
          <w:color w:val="000000"/>
          <w:lang w:val="en-GB"/>
        </w:rPr>
        <w:t>does not recognize species that set courtship territories in strata different from their foraging stratum, but this information is lacking for most hummingbird species.</w:t>
      </w:r>
    </w:p>
    <w:p w14:paraId="72411499" w14:textId="77777777" w:rsidR="0047780A" w:rsidRPr="00CF2EA4" w:rsidRDefault="0047780A" w:rsidP="00621C67">
      <w:pPr>
        <w:spacing w:line="480" w:lineRule="auto"/>
        <w:rPr>
          <w:color w:val="000000"/>
          <w:lang w:val="en-GB"/>
        </w:rPr>
      </w:pPr>
      <w:r w:rsidRPr="00CF2EA4">
        <w:rPr>
          <w:color w:val="000000"/>
          <w:lang w:val="en-GB"/>
        </w:rPr>
        <w:t> </w:t>
      </w:r>
    </w:p>
    <w:p w14:paraId="45C01756" w14:textId="77777777" w:rsidR="0047780A" w:rsidRPr="00CF2EA4" w:rsidRDefault="0047780A" w:rsidP="00621C67">
      <w:pPr>
        <w:spacing w:line="480" w:lineRule="auto"/>
        <w:rPr>
          <w:color w:val="000000"/>
          <w:lang w:val="en-GB"/>
        </w:rPr>
      </w:pPr>
      <w:r w:rsidRPr="00CF2EA4">
        <w:rPr>
          <w:b/>
          <w:bCs/>
          <w:i/>
          <w:iCs/>
          <w:color w:val="000000"/>
          <w:lang w:val="en-GB"/>
        </w:rPr>
        <w:t>Comparative analyses</w:t>
      </w:r>
    </w:p>
    <w:p w14:paraId="754C0B7E" w14:textId="77777777" w:rsidR="0047780A" w:rsidRPr="00CF2EA4" w:rsidRDefault="0047780A" w:rsidP="00621C67">
      <w:pPr>
        <w:spacing w:line="480" w:lineRule="auto"/>
        <w:rPr>
          <w:color w:val="000000"/>
          <w:lang w:val="en-GB"/>
        </w:rPr>
      </w:pPr>
      <w:r w:rsidRPr="00CF2EA4">
        <w:rPr>
          <w:b/>
          <w:bCs/>
          <w:i/>
          <w:iCs/>
          <w:color w:val="000000"/>
          <w:lang w:val="en-GB"/>
        </w:rPr>
        <w:t> </w:t>
      </w:r>
    </w:p>
    <w:p w14:paraId="0161C508" w14:textId="77777777" w:rsidR="0047780A" w:rsidRPr="00CF2EA4" w:rsidRDefault="0047780A" w:rsidP="00621C67">
      <w:pPr>
        <w:spacing w:line="480" w:lineRule="auto"/>
        <w:rPr>
          <w:color w:val="000000"/>
          <w:lang w:val="en-GB"/>
        </w:rPr>
      </w:pPr>
      <w:r w:rsidRPr="00CF2EA4">
        <w:rPr>
          <w:i/>
          <w:iCs/>
          <w:color w:val="000000"/>
          <w:lang w:val="en-GB"/>
        </w:rPr>
        <w:t>Effect of altitude and habitat</w:t>
      </w:r>
    </w:p>
    <w:p w14:paraId="1ED078E2" w14:textId="77777777" w:rsidR="0047780A" w:rsidRPr="00CF2EA4" w:rsidRDefault="0047780A" w:rsidP="00621C67">
      <w:pPr>
        <w:spacing w:line="480" w:lineRule="auto"/>
        <w:rPr>
          <w:color w:val="000000"/>
          <w:lang w:val="en-GB"/>
        </w:rPr>
      </w:pPr>
      <w:r w:rsidRPr="00CF2EA4">
        <w:rPr>
          <w:color w:val="000000"/>
          <w:lang w:val="en-GB"/>
        </w:rPr>
        <w:t> </w:t>
      </w:r>
    </w:p>
    <w:p w14:paraId="5375462B" w14:textId="7E9AFB10" w:rsidR="00043DBC" w:rsidRPr="00CF2EA4" w:rsidRDefault="0047780A" w:rsidP="00621C67">
      <w:pPr>
        <w:spacing w:line="480" w:lineRule="auto"/>
        <w:rPr>
          <w:color w:val="000000"/>
          <w:lang w:val="en-GB"/>
        </w:rPr>
      </w:pPr>
      <w:r w:rsidRPr="00CF2EA4">
        <w:rPr>
          <w:color w:val="000000"/>
          <w:lang w:val="en-GB"/>
        </w:rPr>
        <w:t xml:space="preserve">To evaluate the effect of altitude and habitat structure on each </w:t>
      </w:r>
      <w:del w:id="123" w:author="Diego Fabian Beltran Segura" w:date="2022-08-26T11:08:00Z">
        <w:r w:rsidRPr="00CF2EA4" w:rsidDel="00035CBA">
          <w:rPr>
            <w:color w:val="000000"/>
            <w:lang w:val="en-GB"/>
          </w:rPr>
          <w:delText xml:space="preserve">of the </w:delText>
        </w:r>
      </w:del>
      <w:del w:id="124" w:author="Diego Fabian Beltran Segura" w:date="2022-08-25T16:59:00Z">
        <w:r w:rsidRPr="00CF2EA4" w:rsidDel="00545BBB">
          <w:rPr>
            <w:color w:val="000000"/>
            <w:lang w:val="en-GB"/>
          </w:rPr>
          <w:delText xml:space="preserve">hummingbird </w:delText>
        </w:r>
      </w:del>
      <w:r w:rsidR="007B57A2" w:rsidRPr="00CF2EA4">
        <w:rPr>
          <w:color w:val="000000"/>
          <w:lang w:val="en-GB"/>
        </w:rPr>
        <w:t>dimorphic trait</w:t>
      </w:r>
      <w:del w:id="125" w:author="Diego Fabian Beltran Segura" w:date="2022-08-26T11:08:00Z">
        <w:r w:rsidR="007B57A2" w:rsidRPr="00CF2EA4" w:rsidDel="00035CBA">
          <w:rPr>
            <w:color w:val="000000"/>
            <w:lang w:val="en-GB"/>
          </w:rPr>
          <w:delText>s</w:delText>
        </w:r>
      </w:del>
      <w:r w:rsidRPr="00CF2EA4">
        <w:rPr>
          <w:color w:val="000000"/>
          <w:lang w:val="en-GB"/>
        </w:rPr>
        <w:t xml:space="preserve">, we employed Bayesian Phylogenetic Mixed-Effect Models (BPMMs) implemented in the R package </w:t>
      </w:r>
      <w:proofErr w:type="spellStart"/>
      <w:r w:rsidRPr="00CF2EA4">
        <w:rPr>
          <w:i/>
          <w:iCs/>
          <w:color w:val="000000"/>
          <w:lang w:val="en-GB"/>
        </w:rPr>
        <w:t>MCMCglmm</w:t>
      </w:r>
      <w:proofErr w:type="spellEnd"/>
      <w:r w:rsidRPr="00CF2EA4">
        <w:rPr>
          <w:color w:val="000000"/>
          <w:lang w:val="en-GB"/>
        </w:rPr>
        <w:t xml:space="preserve"> </w:t>
      </w:r>
      <w:r w:rsidR="00E67567" w:rsidRPr="00CF2EA4">
        <w:rPr>
          <w:color w:val="000000"/>
          <w:lang w:val="en-GB"/>
        </w:rPr>
        <w:fldChar w:fldCharType="begin"/>
      </w:r>
      <w:r w:rsidR="00A47E3E" w:rsidRPr="00CF2EA4">
        <w:rPr>
          <w:color w:val="000000"/>
          <w:lang w:val="en-GB"/>
        </w:rPr>
        <w:instrText xml:space="preserve"> ADDIN ZOTERO_ITEM CSL_CITATION {"citationID":"dDIbFiKd","properties":{"formattedCitation":"(64,65)","plainCitation":"(64,65)","noteIndex":0},"citationItems":[{"id":139,"uris":["http://zotero.org/users/local/w8RmTn1Z/items/3ZH7YT8H"],"itemData":{"id":139,"type":"article-journal","abstract":"Generalized linear mixed models provide a ﬂexible framework for modeling a range of data, although with non-Gaussian response variables the likelihood cannot be obtained in closed form. Markov chain Monte Carlo methods solve this problem by sampling from a series of simpler conditional distributions that can be evaluated. The R package MCMCglmm implements such an algorithm for a range of model ﬁtting problems. More than one response variable can be analyzed simultaneously, and these variables are allowed to follow Gaussian, Poisson, multi(bi)nominal, exponential, zero-inﬂated and censored distributions. A range of variance structures are permitted for the random eﬀects, including interactions with categorical or continuous variables (i.e., random regression), and more complicated variance structures that arise through shared ancestry, either through a pedigree or through a phylogeny. Missing values are permitted in the response variable(s) and data can be known up to some level of measurement error as in meta-analysis. All simulation is done in C/ C++ using the CSparse library for sparse linear systems.","container-title":"Journal of Statistical Software","DOI":"10.18637/jss.v033.i02","ISSN":"1548-7660","issue":"2","journalAbbreviation":"J. Stat. Soft.","language":"en","source":"DOI.org (Crossref)","title":"MCMC Methods for Multi-Response Generalized Linear Mixed Models: The &lt;b&gt;MCMCglmm&lt;/b&gt; &lt;i&gt;R&lt;/i&gt; Package","title-short":"MCMC Methods for Multi-Response Generalized Linear Mixed Models","URL":"http://www.jstatsoft.org/v33/i02/","volume":"33","author":[{"family":"Hadfield","given":"Jarrod D."}],"accessed":{"date-parts":[["2020",5,6]]},"issued":{"date-parts":[["2010"]]}}},{"id":138,"uris":["http://zotero.org/users/local/w8RmTn1Z/items/SEAZZG6Y"],"itemData":{"id":138,"type":"article-journal","abstract":"Although many of the statistical techniques used in comparative biology were originally developed in quantitative genetics, subsequent development of comparative techniques has progressed in relative isolation. Consequently, many of the new and planned developments in comparative analysis already have well-tested solutions in quantitative genetics. In this paper, we take three recent publications that develop phylogenetic meta-analysis, either implicitly or explicitly, and show how they can be considered as quantitative genetic models. We highlight some of the difﬁculties with the proposed solutions, and demonstrate that standard quantitative genetic theory and software offer solutions. We also show how results from Bayesian quantitative genetics can be used to create efﬁcient Markov chain Monte Carlo algorithms for phylogenetic mixed models, thereby extending their generality to nonGaussian data. Of particular utility is the development of multinomial models for analysing the evolution of discrete traits, and the development of multitrait models in which traits can follow different distributions. Meta-analyses often include a nonrandom collection of species for which the full phylogenetic tree has only been partly resolved. Using missing data theory, we show how the presented models can be used to correct for nonrandom sampling and show how taxonomies and phylogenies can be combined to give a ﬂexible framework with which to model dependence.","container-title":"Journal of Evolutionary Biology","DOI":"10.1111/j.1420-9101.2009.01915.x","ISSN":"1010061X, 14209101","issue":"3","language":"en","page":"494-508","source":"DOI.org (Crossref)","title":"General quantitative genetic methods for comparative biology: phylogenies, taxonomies and multi-trait models for continuous and categorical characters","title-short":"General quantitative genetic methods for comparative biology","volume":"23","author":[{"family":"Hadfield","given":"Jarrod D."},{"family":"Nakagawa","given":"S."}],"issued":{"date-parts":[["2010",3]]}}}],"schema":"https://github.com/citation-style-language/schema/raw/master/csl-citation.json"} </w:instrText>
      </w:r>
      <w:r w:rsidR="00E67567" w:rsidRPr="00CF2EA4">
        <w:rPr>
          <w:color w:val="000000"/>
          <w:lang w:val="en-GB"/>
        </w:rPr>
        <w:fldChar w:fldCharType="separate"/>
      </w:r>
      <w:r w:rsidR="00A47E3E" w:rsidRPr="00CF2EA4">
        <w:rPr>
          <w:noProof/>
          <w:color w:val="000000"/>
          <w:lang w:val="en-GB"/>
        </w:rPr>
        <w:t>(64,65)</w:t>
      </w:r>
      <w:r w:rsidR="00E67567" w:rsidRPr="00CF2EA4">
        <w:rPr>
          <w:color w:val="000000"/>
          <w:lang w:val="en-GB"/>
        </w:rPr>
        <w:fldChar w:fldCharType="end"/>
      </w:r>
      <w:r w:rsidRPr="00CF2EA4">
        <w:rPr>
          <w:color w:val="000000"/>
          <w:lang w:val="en-GB"/>
        </w:rPr>
        <w:t xml:space="preserve">. For each </w:t>
      </w:r>
      <w:r w:rsidR="005576DA" w:rsidRPr="00CF2EA4">
        <w:rPr>
          <w:color w:val="000000"/>
          <w:lang w:val="en-GB"/>
        </w:rPr>
        <w:t xml:space="preserve">dimorphic </w:t>
      </w:r>
      <w:r w:rsidR="005467D9" w:rsidRPr="00CF2EA4">
        <w:rPr>
          <w:color w:val="000000"/>
          <w:lang w:val="en-GB"/>
        </w:rPr>
        <w:t>trait</w:t>
      </w:r>
      <w:r w:rsidR="005576DA" w:rsidRPr="00CF2EA4">
        <w:rPr>
          <w:color w:val="000000"/>
          <w:lang w:val="en-GB"/>
        </w:rPr>
        <w:t xml:space="preserve"> as</w:t>
      </w:r>
      <w:del w:id="126" w:author="Diego Fabian Beltran Segura" w:date="2022-08-25T17:00:00Z">
        <w:r w:rsidR="005576DA" w:rsidRPr="00CF2EA4" w:rsidDel="00545BBB">
          <w:rPr>
            <w:color w:val="000000"/>
            <w:lang w:val="en-GB"/>
          </w:rPr>
          <w:delText xml:space="preserve"> a</w:delText>
        </w:r>
      </w:del>
      <w:r w:rsidR="005576DA" w:rsidRPr="00CF2EA4">
        <w:rPr>
          <w:color w:val="000000"/>
          <w:lang w:val="en-GB"/>
        </w:rPr>
        <w:t xml:space="preserve"> response variable</w:t>
      </w:r>
      <w:r w:rsidRPr="00CF2EA4">
        <w:rPr>
          <w:color w:val="000000"/>
          <w:lang w:val="en-GB"/>
        </w:rPr>
        <w:t>, we ran a model with</w:t>
      </w:r>
      <w:r w:rsidR="004301F1" w:rsidRPr="00CF2EA4">
        <w:rPr>
          <w:color w:val="000000"/>
          <w:lang w:val="en-GB"/>
        </w:rPr>
        <w:t xml:space="preserve"> </w:t>
      </w:r>
      <w:r w:rsidRPr="00CF2EA4">
        <w:rPr>
          <w:color w:val="000000"/>
          <w:lang w:val="en-GB"/>
        </w:rPr>
        <w:t xml:space="preserve">altitude, habitat structure, and the interaction between </w:t>
      </w:r>
      <w:r w:rsidR="00B923ED" w:rsidRPr="00CF2EA4">
        <w:rPr>
          <w:color w:val="000000"/>
          <w:lang w:val="en-GB"/>
        </w:rPr>
        <w:t>the two</w:t>
      </w:r>
      <w:r w:rsidRPr="00CF2EA4">
        <w:rPr>
          <w:color w:val="000000"/>
          <w:lang w:val="en-GB"/>
        </w:rPr>
        <w:t xml:space="preserve"> as predictors. We selected the </w:t>
      </w:r>
      <w:r w:rsidRPr="00CF2EA4">
        <w:rPr>
          <w:color w:val="000000"/>
          <w:lang w:val="en-GB"/>
        </w:rPr>
        <w:lastRenderedPageBreak/>
        <w:t>understor</w:t>
      </w:r>
      <w:ins w:id="127" w:author="Diego Fabian Beltran Segura" w:date="2022-08-26T11:09:00Z">
        <w:r w:rsidR="00035CBA" w:rsidRPr="00CF2EA4">
          <w:rPr>
            <w:color w:val="000000"/>
            <w:lang w:val="en-GB"/>
          </w:rPr>
          <w:t>e</w:t>
        </w:r>
      </w:ins>
      <w:r w:rsidRPr="00CF2EA4">
        <w:rPr>
          <w:color w:val="000000"/>
          <w:lang w:val="en-GB"/>
        </w:rPr>
        <w:t xml:space="preserve">y as </w:t>
      </w:r>
      <w:del w:id="128" w:author="Diego Fabian Beltran Segura" w:date="2022-08-26T11:08:00Z">
        <w:r w:rsidRPr="00CF2EA4" w:rsidDel="00035CBA">
          <w:rPr>
            <w:color w:val="000000"/>
            <w:lang w:val="en-GB"/>
          </w:rPr>
          <w:delText xml:space="preserve">the </w:delText>
        </w:r>
      </w:del>
      <w:r w:rsidRPr="00CF2EA4">
        <w:rPr>
          <w:color w:val="000000"/>
          <w:lang w:val="en-GB"/>
        </w:rPr>
        <w:t>baseline habitat</w:t>
      </w:r>
      <w:del w:id="129" w:author="Diego Fabian Beltran Segura" w:date="2022-08-26T11:09:00Z">
        <w:r w:rsidRPr="00CF2EA4" w:rsidDel="00035CBA">
          <w:rPr>
            <w:color w:val="000000"/>
            <w:lang w:val="en-GB"/>
          </w:rPr>
          <w:delText xml:space="preserve"> for the models</w:delText>
        </w:r>
      </w:del>
      <w:r w:rsidRPr="00CF2EA4">
        <w:rPr>
          <w:color w:val="000000"/>
          <w:lang w:val="en-GB"/>
        </w:rPr>
        <w:t xml:space="preserve">, thus all the comparisons are relative to </w:t>
      </w:r>
      <w:del w:id="130" w:author="Diego Fabian Beltran Segura" w:date="2022-08-26T11:09:00Z">
        <w:r w:rsidRPr="00CF2EA4" w:rsidDel="00035CBA">
          <w:rPr>
            <w:color w:val="000000"/>
            <w:lang w:val="en-GB"/>
          </w:rPr>
          <w:delText xml:space="preserve">this </w:delText>
        </w:r>
      </w:del>
      <w:ins w:id="131" w:author="Diego Fabian Beltran Segura" w:date="2022-08-26T11:09:00Z">
        <w:r w:rsidR="00035CBA" w:rsidRPr="00CF2EA4">
          <w:rPr>
            <w:color w:val="000000"/>
            <w:lang w:val="en-GB"/>
          </w:rPr>
          <w:t>th</w:t>
        </w:r>
        <w:r w:rsidR="00035CBA" w:rsidRPr="00CF2EA4">
          <w:rPr>
            <w:color w:val="000000"/>
            <w:lang w:val="en-GB"/>
          </w:rPr>
          <w:t>e</w:t>
        </w:r>
        <w:r w:rsidR="00035CBA" w:rsidRPr="00CF2EA4">
          <w:rPr>
            <w:color w:val="000000"/>
            <w:lang w:val="en-GB"/>
          </w:rPr>
          <w:t xml:space="preserve"> </w:t>
        </w:r>
        <w:r w:rsidR="00035CBA" w:rsidRPr="00CF2EA4">
          <w:rPr>
            <w:color w:val="000000"/>
            <w:lang w:val="en-GB"/>
          </w:rPr>
          <w:t xml:space="preserve">understorey </w:t>
        </w:r>
      </w:ins>
      <w:del w:id="132" w:author="Diego Fabian Beltran Segura" w:date="2022-08-26T11:09:00Z">
        <w:r w:rsidRPr="00CF2EA4" w:rsidDel="00035CBA">
          <w:rPr>
            <w:color w:val="000000"/>
            <w:lang w:val="en-GB"/>
          </w:rPr>
          <w:delText>habitat</w:delText>
        </w:r>
        <w:r w:rsidR="008F0FC3" w:rsidRPr="00CF2EA4" w:rsidDel="00035CBA">
          <w:rPr>
            <w:color w:val="000000"/>
            <w:lang w:val="en-GB"/>
          </w:rPr>
          <w:delText xml:space="preserve"> </w:delText>
        </w:r>
      </w:del>
      <w:r w:rsidRPr="00CF2EA4">
        <w:rPr>
          <w:color w:val="000000"/>
          <w:lang w:val="en-GB"/>
        </w:rPr>
        <w:t xml:space="preserve">to aid interpretation. All continuous variables were </w:t>
      </w:r>
      <w:del w:id="133" w:author="Diego Fabian Beltran Segura" w:date="2022-08-25T10:08:00Z">
        <w:r w:rsidRPr="00CF2EA4" w:rsidDel="00A8061D">
          <w:rPr>
            <w:color w:val="000000"/>
            <w:lang w:val="en-GB"/>
          </w:rPr>
          <w:delText>standardized (</w:delText>
        </w:r>
        <w:r w:rsidR="00AC12A0" w:rsidRPr="00CF2EA4" w:rsidDel="00A8061D">
          <w:rPr>
            <w:color w:val="000000"/>
            <w:lang w:val="en-GB"/>
          </w:rPr>
          <w:delText>z-transformed</w:delText>
        </w:r>
        <w:r w:rsidRPr="00CF2EA4" w:rsidDel="00A8061D">
          <w:rPr>
            <w:color w:val="000000"/>
            <w:lang w:val="en-GB"/>
          </w:rPr>
          <w:delText>)</w:delText>
        </w:r>
      </w:del>
      <w:ins w:id="134" w:author="Diego Fabian Beltran Segura" w:date="2022-08-25T10:08:00Z">
        <w:r w:rsidR="00A8061D" w:rsidRPr="00CF2EA4">
          <w:rPr>
            <w:color w:val="000000"/>
            <w:lang w:val="en-GB"/>
          </w:rPr>
          <w:t>scaled to uni</w:t>
        </w:r>
      </w:ins>
      <w:ins w:id="135" w:author="Diego Fabian Beltran Segura" w:date="2022-08-25T10:09:00Z">
        <w:r w:rsidR="00A8061D" w:rsidRPr="00CF2EA4">
          <w:rPr>
            <w:color w:val="000000"/>
            <w:lang w:val="en-GB"/>
          </w:rPr>
          <w:t>t variance</w:t>
        </w:r>
      </w:ins>
      <w:r w:rsidRPr="00CF2EA4">
        <w:rPr>
          <w:color w:val="000000"/>
          <w:lang w:val="en-GB"/>
        </w:rPr>
        <w:t xml:space="preserve"> prior to entering the models. </w:t>
      </w:r>
      <w:del w:id="136" w:author="Diego Fabian Beltran Segura" w:date="2022-08-25T10:20:00Z">
        <w:r w:rsidRPr="00CF2EA4" w:rsidDel="00FB49EA">
          <w:rPr>
            <w:color w:val="000000"/>
            <w:lang w:val="en-GB"/>
          </w:rPr>
          <w:delText>As random effects, we used</w:delText>
        </w:r>
        <w:r w:rsidR="005576DA" w:rsidRPr="00CF2EA4" w:rsidDel="00FB49EA">
          <w:rPr>
            <w:color w:val="000000"/>
            <w:lang w:val="en-GB"/>
          </w:rPr>
          <w:delText xml:space="preserve"> phylogenetic distances from</w:delText>
        </w:r>
        <w:r w:rsidRPr="00CF2EA4" w:rsidDel="00FB49EA">
          <w:rPr>
            <w:color w:val="000000"/>
            <w:lang w:val="en-GB"/>
          </w:rPr>
          <w:delText xml:space="preserve"> the hummingbird </w:delText>
        </w:r>
      </w:del>
      <w:del w:id="137" w:author="Diego Fabian Beltran Segura" w:date="2022-08-25T10:11:00Z">
        <w:r w:rsidRPr="00CF2EA4" w:rsidDel="00E96DD3">
          <w:rPr>
            <w:color w:val="000000"/>
            <w:lang w:val="en-GB"/>
          </w:rPr>
          <w:delText>Maximum Clade Credibility</w:delText>
        </w:r>
      </w:del>
      <w:del w:id="138" w:author="Diego Fabian Beltran Segura" w:date="2022-08-25T10:20:00Z">
        <w:r w:rsidRPr="00CF2EA4" w:rsidDel="00FB49EA">
          <w:rPr>
            <w:color w:val="000000"/>
            <w:lang w:val="en-GB"/>
          </w:rPr>
          <w:delText xml:space="preserve"> tree</w:delText>
        </w:r>
        <w:r w:rsidR="00E67567" w:rsidRPr="00CF2EA4" w:rsidDel="00FB49EA">
          <w:rPr>
            <w:color w:val="000000"/>
            <w:lang w:val="en-GB"/>
          </w:rPr>
          <w:delText xml:space="preserve"> </w:delText>
        </w:r>
        <w:r w:rsidR="00E67567" w:rsidRPr="00CF2EA4" w:rsidDel="00FB49EA">
          <w:rPr>
            <w:color w:val="000000"/>
            <w:lang w:val="en-GB"/>
          </w:rPr>
          <w:fldChar w:fldCharType="begin"/>
        </w:r>
        <w:r w:rsidR="003F011E" w:rsidRPr="00CF2EA4" w:rsidDel="00FB49EA">
          <w:rPr>
            <w:color w:val="000000"/>
            <w:lang w:val="en-GB"/>
          </w:rPr>
          <w:delInstrText xml:space="preserve"> ADDIN ZOTERO_ITEM CSL_CITATION {"citationID":"iXDbelIZ","properties":{"formattedCitation":"(45)","plainCitation":"(45)","noteIndex":0},"citationItems":[{"id":5,"uris":["http://zotero.org/users/local/w8RmTn1Z/items/Z397NHCU"],"itemData":{"id":5,"type":"article-journal","abstract":"The tempo of species diversiﬁcation in large clades can reveal fundamental evolutionary mechanisms that operate on large temporal and spatial scales [1–4]. Hummingbirds have radiated into a diverse assemblage of specialized nectarivores comprising 338 species, but their evolutionary history has not, until now, been comprehensively explored. We studied hummingbird diversiﬁcation by estimating a time-calibrated phylogeny for 284 hummingbird species, demonstrating that hummingbirds invaded South America by w22 million years ago, and subsequently diversiﬁed into nine principal clades (see [5–7]). Using ancestral state reconstruction and diversiﬁcation analyses, we (1) estimate the age of the crown-group hummingbird assemblage, (2) investigate the timing and patterns of lineage accumulation for hummingbirds overall and regionally, and (3) evaluate the role of Andean uplift in hummingbird speciation. Detailed analyses reveal disparate clade-speciﬁc processes that allowed for ongoing species diversiﬁcation. One factor was signiﬁcant variation among clades in diversiﬁcation rates. For example, the nine principal clades of hummingbirds exhibit w15-fold variation in net diversiﬁcation rates, with evidence for accelerated speciation of a clade that includes the Bee, Emerald, and Mountain Gem groups of hummingbirds. A second factor was colonization of key geographic regions, which opened up new ecological niches. For example, some clades diversiﬁed in the context of the uplift of the Andes Mountains, whereas others were affected by the formation of the Panamanian land bridge. Finally, although species accumulation is slowing in all groups of hummingbirds, several major clades maintain rapid rates of diversiﬁcation on par with classical examples of rapid adaptive radiation.","container-title":"Current Biology","DOI":"10.1016/j.cub.2014.03.016","ISSN":"09609822","issue":"8","journalAbbreviation":"Current Biology","language":"en","page":"910-916","source":"DOI.org (Crossref)","title":"Molecular Phylogenetics and the Diversification of Hummingbirds","volume":"24","author":[{"family":"McGuire","given":"Jimmy A."},{"family":"Witt","given":"Christopher C."},{"family":"Remsen","given":"J.V."},{"family":"Corl","given":"Ammon"},{"family":"Rabosky","given":"Daniel L."},{"family":"Altshuler","given":"Douglas L."},{"family":"Dudley","given":"Robert"}],"issued":{"date-parts":[["2014",4]]}}}],"schema":"https://github.com/citation-style-language/schema/raw/master/csl-citation.json"} </w:delInstrText>
        </w:r>
        <w:r w:rsidR="00E67567" w:rsidRPr="00CF2EA4" w:rsidDel="00FB49EA">
          <w:rPr>
            <w:color w:val="000000"/>
            <w:lang w:val="en-GB"/>
          </w:rPr>
          <w:fldChar w:fldCharType="separate"/>
        </w:r>
        <w:r w:rsidR="003F011E" w:rsidRPr="00CF2EA4" w:rsidDel="00FB49EA">
          <w:rPr>
            <w:noProof/>
            <w:color w:val="000000"/>
            <w:lang w:val="en-GB"/>
          </w:rPr>
          <w:delText>(45)</w:delText>
        </w:r>
        <w:r w:rsidR="00E67567" w:rsidRPr="00CF2EA4" w:rsidDel="00FB49EA">
          <w:rPr>
            <w:color w:val="000000"/>
            <w:lang w:val="en-GB"/>
          </w:rPr>
          <w:fldChar w:fldCharType="end"/>
        </w:r>
        <w:r w:rsidRPr="00CF2EA4" w:rsidDel="00FB49EA">
          <w:rPr>
            <w:color w:val="000000"/>
            <w:lang w:val="en-GB"/>
          </w:rPr>
          <w:delText xml:space="preserve"> to account for phylogenetic </w:delText>
        </w:r>
        <w:r w:rsidR="004301F1" w:rsidRPr="00CF2EA4" w:rsidDel="00FB49EA">
          <w:rPr>
            <w:color w:val="000000"/>
            <w:lang w:val="en-GB"/>
          </w:rPr>
          <w:delText>non-independence</w:delText>
        </w:r>
        <w:r w:rsidRPr="00CF2EA4" w:rsidDel="00FB49EA">
          <w:rPr>
            <w:color w:val="000000"/>
            <w:lang w:val="en-GB"/>
          </w:rPr>
          <w:delText xml:space="preserve">. </w:delText>
        </w:r>
      </w:del>
      <w:ins w:id="139" w:author="Diego Fabian Beltran Segura" w:date="2022-08-25T10:11:00Z">
        <w:r w:rsidR="00E96DD3" w:rsidRPr="00CF2EA4">
          <w:rPr>
            <w:color w:val="000000"/>
            <w:lang w:val="en-GB"/>
          </w:rPr>
          <w:t>To a</w:t>
        </w:r>
      </w:ins>
      <w:ins w:id="140" w:author="Diego Fabian Beltran Segura" w:date="2022-08-25T10:12:00Z">
        <w:r w:rsidR="00E96DD3" w:rsidRPr="00CF2EA4">
          <w:rPr>
            <w:color w:val="000000"/>
            <w:lang w:val="en-GB"/>
          </w:rPr>
          <w:t xml:space="preserve">ccount for phylogenetic </w:t>
        </w:r>
      </w:ins>
      <w:ins w:id="141" w:author="Diego Fabian Beltran Segura" w:date="2022-08-25T10:18:00Z">
        <w:r w:rsidR="00FB49EA" w:rsidRPr="00CF2EA4">
          <w:rPr>
            <w:color w:val="000000"/>
            <w:lang w:val="en-GB"/>
          </w:rPr>
          <w:t xml:space="preserve">non-independence and </w:t>
        </w:r>
      </w:ins>
      <w:ins w:id="142" w:author="Diego Fabian Beltran Segura" w:date="2022-08-25T10:12:00Z">
        <w:r w:rsidR="00E96DD3" w:rsidRPr="00CF2EA4">
          <w:rPr>
            <w:color w:val="000000"/>
            <w:lang w:val="en-GB"/>
          </w:rPr>
          <w:t>uncertainty, we randomly sampled 100</w:t>
        </w:r>
      </w:ins>
      <w:ins w:id="143" w:author="Diego Fabian Beltran Segura" w:date="2022-08-25T10:21:00Z">
        <w:r w:rsidR="00FB49EA" w:rsidRPr="00CF2EA4">
          <w:rPr>
            <w:color w:val="000000"/>
            <w:lang w:val="en-GB"/>
          </w:rPr>
          <w:t xml:space="preserve"> </w:t>
        </w:r>
      </w:ins>
      <w:ins w:id="144" w:author="Diego Fabian Beltran Segura" w:date="2022-08-26T11:10:00Z">
        <w:r w:rsidR="00035CBA" w:rsidRPr="00CF2EA4">
          <w:rPr>
            <w:color w:val="000000"/>
            <w:lang w:val="en-GB"/>
          </w:rPr>
          <w:t>phylogenetic</w:t>
        </w:r>
      </w:ins>
      <w:ins w:id="145" w:author="Diego Fabian Beltran Segura" w:date="2022-08-25T10:12:00Z">
        <w:r w:rsidR="00E96DD3" w:rsidRPr="00CF2EA4">
          <w:rPr>
            <w:color w:val="000000"/>
            <w:lang w:val="en-GB"/>
          </w:rPr>
          <w:t xml:space="preserve"> trees from the posterior distribution</w:t>
        </w:r>
      </w:ins>
      <w:ins w:id="146" w:author="Diego Fabian Beltran Segura" w:date="2022-08-25T10:19:00Z">
        <w:r w:rsidR="00FB49EA" w:rsidRPr="00CF2EA4">
          <w:rPr>
            <w:color w:val="000000"/>
            <w:lang w:val="en-GB"/>
          </w:rPr>
          <w:t xml:space="preserve"> </w:t>
        </w:r>
      </w:ins>
      <w:r w:rsidR="00FB49EA" w:rsidRPr="00CF2EA4">
        <w:rPr>
          <w:color w:val="000000"/>
          <w:lang w:val="en-GB"/>
        </w:rPr>
        <w:fldChar w:fldCharType="begin"/>
      </w:r>
      <w:r w:rsidR="00A47E3E" w:rsidRPr="00CF2EA4">
        <w:rPr>
          <w:color w:val="000000"/>
          <w:lang w:val="en-GB"/>
        </w:rPr>
        <w:instrText xml:space="preserve"> ADDIN ZOTERO_ITEM CSL_CITATION {"citationID":"jNXHEwQB","properties":{"formattedCitation":"(40)","plainCitation":"(40)","noteIndex":0},"citationItems":[{"id":5,"uris":["http://zotero.org/users/local/w8RmTn1Z/items/Z397NHCU"],"itemData":{"id":5,"type":"article-journal","abstract":"The tempo of species diversiﬁcation in large clades can reveal fundamental evolutionary mechanisms that operate on large temporal and spatial scales [1–4]. Hummingbirds have radiated into a diverse assemblage of specialized nectarivores comprising 338 species, but their evolutionary history has not, until now, been comprehensively explored. We studied hummingbird diversiﬁcation by estimating a time-calibrated phylogeny for 284 hummingbird species, demonstrating that hummingbirds invaded South America by w22 million years ago, and subsequently diversiﬁed into nine principal clades (see [5–7]). Using ancestral state reconstruction and diversiﬁcation analyses, we (1) estimate the age of the crown-group hummingbird assemblage, (2) investigate the timing and patterns of lineage accumulation for hummingbirds overall and regionally, and (3) evaluate the role of Andean uplift in hummingbird speciation. Detailed analyses reveal disparate clade-speciﬁc processes that allowed for ongoing species diversiﬁcation. One factor was signiﬁcant variation among clades in diversiﬁcation rates. For example, the nine principal clades of hummingbirds exhibit w15-fold variation in net diversiﬁcation rates, with evidence for accelerated speciation of a clade that includes the Bee, Emerald, and Mountain Gem groups of hummingbirds. A second factor was colonization of key geographic regions, which opened up new ecological niches. For example, some clades diversiﬁed in the context of the uplift of the Andes Mountains, whereas others were affected by the formation of the Panamanian land bridge. Finally, although species accumulation is slowing in all groups of hummingbirds, several major clades maintain rapid rates of diversiﬁcation on par with classical examples of rapid adaptive radiation.","container-title":"Current Biology","DOI":"10.1016/j.cub.2014.03.016","ISSN":"09609822","issue":"8","journalAbbreviation":"Current Biology","language":"en","page":"910-916","source":"DOI.org (Crossref)","title":"Molecular Phylogenetics and the Diversification of Hummingbirds","volume":"24","author":[{"family":"McGuire","given":"Jimmy A."},{"family":"Witt","given":"Christopher C."},{"family":"Remsen","given":"J.V."},{"family":"Corl","given":"Ammon"},{"family":"Rabosky","given":"Daniel L."},{"family":"Altshuler","given":"Douglas L."},{"family":"Dudley","given":"Robert"}],"issued":{"date-parts":[["2014",4]]}}}],"schema":"https://github.com/citation-style-language/schema/raw/master/csl-citation.json"} </w:instrText>
      </w:r>
      <w:r w:rsidR="00FB49EA" w:rsidRPr="00CF2EA4">
        <w:rPr>
          <w:color w:val="000000"/>
          <w:lang w:val="en-GB"/>
        </w:rPr>
        <w:fldChar w:fldCharType="separate"/>
      </w:r>
      <w:r w:rsidR="00A47E3E" w:rsidRPr="00CF2EA4">
        <w:rPr>
          <w:noProof/>
          <w:color w:val="000000"/>
          <w:lang w:val="en-GB"/>
        </w:rPr>
        <w:t>(40)</w:t>
      </w:r>
      <w:r w:rsidR="00FB49EA" w:rsidRPr="00CF2EA4">
        <w:rPr>
          <w:color w:val="000000"/>
          <w:lang w:val="en-GB"/>
        </w:rPr>
        <w:fldChar w:fldCharType="end"/>
      </w:r>
      <w:ins w:id="147" w:author="Diego Fabian Beltran Segura" w:date="2022-08-25T10:12:00Z">
        <w:r w:rsidR="00E96DD3" w:rsidRPr="00CF2EA4">
          <w:rPr>
            <w:color w:val="000000"/>
            <w:lang w:val="en-GB"/>
          </w:rPr>
          <w:t xml:space="preserve"> and ran a model </w:t>
        </w:r>
      </w:ins>
      <w:ins w:id="148" w:author="Diego Fabian Beltran Segura" w:date="2022-08-25T10:19:00Z">
        <w:r w:rsidR="00FB49EA" w:rsidRPr="00CF2EA4">
          <w:rPr>
            <w:color w:val="000000"/>
            <w:lang w:val="en-GB"/>
          </w:rPr>
          <w:t>with</w:t>
        </w:r>
      </w:ins>
      <w:ins w:id="149" w:author="Diego Fabian Beltran Segura" w:date="2022-08-25T10:12:00Z">
        <w:r w:rsidR="00E96DD3" w:rsidRPr="00CF2EA4">
          <w:rPr>
            <w:color w:val="000000"/>
            <w:lang w:val="en-GB"/>
          </w:rPr>
          <w:t xml:space="preserve"> each tree</w:t>
        </w:r>
      </w:ins>
      <w:ins w:id="150" w:author="Diego Fabian Beltran Segura" w:date="2022-08-25T10:19:00Z">
        <w:r w:rsidR="00FB49EA" w:rsidRPr="00CF2EA4">
          <w:rPr>
            <w:color w:val="000000"/>
            <w:lang w:val="en-GB"/>
          </w:rPr>
          <w:t xml:space="preserve"> as random-effect</w:t>
        </w:r>
      </w:ins>
      <w:ins w:id="151" w:author="Diego Fabian Beltran Segura" w:date="2022-08-25T10:12:00Z">
        <w:r w:rsidR="00E96DD3" w:rsidRPr="00CF2EA4">
          <w:rPr>
            <w:color w:val="000000"/>
            <w:lang w:val="en-GB"/>
          </w:rPr>
          <w:t xml:space="preserve">, we then pooled together </w:t>
        </w:r>
      </w:ins>
      <w:ins w:id="152" w:author="Diego Fabian Beltran Segura" w:date="2022-08-25T10:13:00Z">
        <w:r w:rsidR="00E96DD3" w:rsidRPr="00CF2EA4">
          <w:rPr>
            <w:color w:val="000000"/>
            <w:lang w:val="en-GB"/>
          </w:rPr>
          <w:t>the posterior distributions of each parameter</w:t>
        </w:r>
      </w:ins>
      <w:ins w:id="153" w:author="Diego Fabian Beltran Segura" w:date="2022-08-25T10:21:00Z">
        <w:r w:rsidR="00D5237A" w:rsidRPr="00CF2EA4">
          <w:rPr>
            <w:color w:val="000000"/>
            <w:lang w:val="en-GB"/>
          </w:rPr>
          <w:t xml:space="preserve"> of all runs</w:t>
        </w:r>
      </w:ins>
      <w:ins w:id="154" w:author="Diego Fabian Beltran Segura" w:date="2022-08-25T10:13:00Z">
        <w:r w:rsidR="00E96DD3" w:rsidRPr="00CF2EA4">
          <w:rPr>
            <w:color w:val="000000"/>
            <w:lang w:val="en-GB"/>
          </w:rPr>
          <w:t xml:space="preserve"> and computed the median and High-Density Interval</w:t>
        </w:r>
      </w:ins>
      <w:ins w:id="155" w:author="Diego Fabian Beltran Segura" w:date="2022-08-25T10:55:00Z">
        <w:r w:rsidR="003D0AFD" w:rsidRPr="00CF2EA4">
          <w:rPr>
            <w:color w:val="000000"/>
            <w:lang w:val="en-GB"/>
          </w:rPr>
          <w:t xml:space="preserve"> (HDI)</w:t>
        </w:r>
      </w:ins>
      <w:ins w:id="156" w:author="Diego Fabian Beltran Segura" w:date="2022-08-25T10:13:00Z">
        <w:r w:rsidR="00E96DD3" w:rsidRPr="00CF2EA4">
          <w:rPr>
            <w:color w:val="000000"/>
            <w:lang w:val="en-GB"/>
          </w:rPr>
          <w:t xml:space="preserve"> of the pooled distribution</w:t>
        </w:r>
      </w:ins>
      <w:ins w:id="157" w:author="Diego Fabian Beltran Segura" w:date="2022-08-25T17:03:00Z">
        <w:r w:rsidR="00131B2B" w:rsidRPr="00CF2EA4">
          <w:rPr>
            <w:color w:val="000000"/>
            <w:lang w:val="en-GB"/>
          </w:rPr>
          <w:t>s</w:t>
        </w:r>
      </w:ins>
      <w:ins w:id="158" w:author="Diego Fabian Beltran Segura" w:date="2022-08-25T10:13:00Z">
        <w:r w:rsidR="00E96DD3" w:rsidRPr="00CF2EA4">
          <w:rPr>
            <w:color w:val="000000"/>
            <w:lang w:val="en-GB"/>
          </w:rPr>
          <w:t>.</w:t>
        </w:r>
      </w:ins>
      <w:ins w:id="159" w:author="Diego Fabian Beltran Segura" w:date="2022-08-25T10:12:00Z">
        <w:r w:rsidR="00E96DD3" w:rsidRPr="00CF2EA4">
          <w:rPr>
            <w:color w:val="000000"/>
            <w:lang w:val="en-GB"/>
          </w:rPr>
          <w:t xml:space="preserve"> </w:t>
        </w:r>
      </w:ins>
      <w:r w:rsidRPr="00CF2EA4">
        <w:rPr>
          <w:color w:val="000000"/>
          <w:lang w:val="en-GB"/>
        </w:rPr>
        <w:t xml:space="preserve">We used flat, uninformative distributions for the residuals and random effects covariance matrices as priors. </w:t>
      </w:r>
      <w:ins w:id="160" w:author="Diego Fabian Beltran Segura" w:date="2022-08-25T10:14:00Z">
        <w:r w:rsidR="00E96DD3" w:rsidRPr="00CF2EA4">
          <w:rPr>
            <w:color w:val="000000"/>
            <w:lang w:val="en-GB"/>
          </w:rPr>
          <w:t>Each m</w:t>
        </w:r>
      </w:ins>
      <w:del w:id="161" w:author="Diego Fabian Beltran Segura" w:date="2022-08-25T10:14:00Z">
        <w:r w:rsidRPr="00CF2EA4" w:rsidDel="00E96DD3">
          <w:rPr>
            <w:color w:val="000000"/>
            <w:lang w:val="en-GB"/>
          </w:rPr>
          <w:delText>M</w:delText>
        </w:r>
      </w:del>
      <w:r w:rsidRPr="00CF2EA4">
        <w:rPr>
          <w:color w:val="000000"/>
          <w:lang w:val="en-GB"/>
        </w:rPr>
        <w:t>odel</w:t>
      </w:r>
      <w:del w:id="162" w:author="Diego Fabian Beltran Segura" w:date="2022-08-25T10:14:00Z">
        <w:r w:rsidRPr="00CF2EA4" w:rsidDel="00E96DD3">
          <w:rPr>
            <w:color w:val="000000"/>
            <w:lang w:val="en-GB"/>
          </w:rPr>
          <w:delText>s</w:delText>
        </w:r>
      </w:del>
      <w:r w:rsidRPr="00CF2EA4">
        <w:rPr>
          <w:color w:val="000000"/>
          <w:lang w:val="en-GB"/>
        </w:rPr>
        <w:t xml:space="preserve"> </w:t>
      </w:r>
      <w:del w:id="163" w:author="Diego Fabian Beltran Segura" w:date="2022-08-25T10:14:00Z">
        <w:r w:rsidRPr="00CF2EA4" w:rsidDel="00E96DD3">
          <w:rPr>
            <w:color w:val="000000"/>
            <w:lang w:val="en-GB"/>
          </w:rPr>
          <w:delText xml:space="preserve">were </w:delText>
        </w:r>
      </w:del>
      <w:ins w:id="164" w:author="Diego Fabian Beltran Segura" w:date="2022-08-25T10:14:00Z">
        <w:r w:rsidR="00E96DD3" w:rsidRPr="00CF2EA4">
          <w:rPr>
            <w:color w:val="000000"/>
            <w:lang w:val="en-GB"/>
          </w:rPr>
          <w:t>was</w:t>
        </w:r>
        <w:r w:rsidR="00E96DD3" w:rsidRPr="00CF2EA4">
          <w:rPr>
            <w:color w:val="000000"/>
            <w:lang w:val="en-GB"/>
          </w:rPr>
          <w:t xml:space="preserve"> </w:t>
        </w:r>
      </w:ins>
      <w:r w:rsidRPr="00CF2EA4">
        <w:rPr>
          <w:color w:val="000000"/>
          <w:lang w:val="en-GB"/>
        </w:rPr>
        <w:t>run for 5</w:t>
      </w:r>
      <w:ins w:id="165" w:author="Diego Fabian Beltran Segura" w:date="2022-08-25T10:14:00Z">
        <w:r w:rsidR="00E96DD3" w:rsidRPr="00CF2EA4">
          <w:rPr>
            <w:color w:val="000000"/>
            <w:lang w:val="en-GB"/>
          </w:rPr>
          <w:t>00000</w:t>
        </w:r>
      </w:ins>
      <w:r w:rsidRPr="00CF2EA4">
        <w:rPr>
          <w:color w:val="000000"/>
          <w:lang w:val="en-GB"/>
        </w:rPr>
        <w:t xml:space="preserve"> </w:t>
      </w:r>
      <w:del w:id="166" w:author="Diego Fabian Beltran Segura" w:date="2022-08-25T10:14:00Z">
        <w:r w:rsidRPr="00CF2EA4" w:rsidDel="00E96DD3">
          <w:rPr>
            <w:color w:val="000000"/>
            <w:lang w:val="en-GB"/>
          </w:rPr>
          <w:delText xml:space="preserve">million </w:delText>
        </w:r>
      </w:del>
      <w:r w:rsidRPr="00CF2EA4">
        <w:rPr>
          <w:color w:val="000000"/>
          <w:lang w:val="en-GB"/>
        </w:rPr>
        <w:t xml:space="preserve">generations, sampling every </w:t>
      </w:r>
      <w:del w:id="167" w:author="Diego Fabian Beltran Segura" w:date="2022-08-25T10:15:00Z">
        <w:r w:rsidRPr="00CF2EA4" w:rsidDel="00E96DD3">
          <w:rPr>
            <w:color w:val="000000"/>
            <w:lang w:val="en-GB"/>
          </w:rPr>
          <w:delText xml:space="preserve">2000 </w:delText>
        </w:r>
      </w:del>
      <w:ins w:id="168" w:author="Diego Fabian Beltran Segura" w:date="2022-08-25T10:15:00Z">
        <w:r w:rsidR="00E96DD3" w:rsidRPr="00CF2EA4">
          <w:rPr>
            <w:color w:val="000000"/>
            <w:lang w:val="en-GB"/>
          </w:rPr>
          <w:t>300</w:t>
        </w:r>
        <w:r w:rsidR="00E96DD3" w:rsidRPr="00CF2EA4">
          <w:rPr>
            <w:color w:val="000000"/>
            <w:lang w:val="en-GB"/>
          </w:rPr>
          <w:t xml:space="preserve"> </w:t>
        </w:r>
      </w:ins>
      <w:r w:rsidRPr="00CF2EA4">
        <w:rPr>
          <w:color w:val="000000"/>
          <w:lang w:val="en-GB"/>
        </w:rPr>
        <w:t>generations with a burn-in of 1</w:t>
      </w:r>
      <w:ins w:id="169" w:author="Diego Fabian Beltran Segura" w:date="2022-08-25T10:15:00Z">
        <w:r w:rsidR="00E96DD3" w:rsidRPr="00CF2EA4">
          <w:rPr>
            <w:color w:val="000000"/>
            <w:lang w:val="en-GB"/>
          </w:rPr>
          <w:t>0000</w:t>
        </w:r>
      </w:ins>
      <w:r w:rsidRPr="00CF2EA4">
        <w:rPr>
          <w:color w:val="000000"/>
          <w:lang w:val="en-GB"/>
        </w:rPr>
        <w:t xml:space="preserve"> </w:t>
      </w:r>
      <w:del w:id="170" w:author="Diego Fabian Beltran Segura" w:date="2022-08-25T10:15:00Z">
        <w:r w:rsidRPr="00CF2EA4" w:rsidDel="00E96DD3">
          <w:rPr>
            <w:color w:val="000000"/>
            <w:lang w:val="en-GB"/>
          </w:rPr>
          <w:delText>million</w:delText>
        </w:r>
        <w:r w:rsidR="00E7022C" w:rsidRPr="00CF2EA4" w:rsidDel="00E96DD3">
          <w:rPr>
            <w:color w:val="000000"/>
            <w:lang w:val="en-GB"/>
          </w:rPr>
          <w:delText xml:space="preserve"> generations</w:delText>
        </w:r>
      </w:del>
      <w:ins w:id="171" w:author="Diego Fabian Beltran Segura" w:date="2022-08-25T10:15:00Z">
        <w:r w:rsidR="00E96DD3" w:rsidRPr="00CF2EA4">
          <w:rPr>
            <w:color w:val="000000"/>
            <w:lang w:val="en-GB"/>
          </w:rPr>
          <w:t>.</w:t>
        </w:r>
      </w:ins>
      <w:del w:id="172" w:author="Diego Fabian Beltran Segura" w:date="2022-08-25T10:15:00Z">
        <w:r w:rsidRPr="00CF2EA4" w:rsidDel="00E96DD3">
          <w:rPr>
            <w:color w:val="000000"/>
            <w:lang w:val="en-GB"/>
          </w:rPr>
          <w:delText>,</w:delText>
        </w:r>
      </w:del>
      <w:r w:rsidRPr="00CF2EA4">
        <w:rPr>
          <w:color w:val="000000"/>
          <w:lang w:val="en-GB"/>
        </w:rPr>
        <w:t xml:space="preserve"> </w:t>
      </w:r>
      <w:del w:id="173" w:author="Diego Fabian Beltran Segura" w:date="2022-08-25T10:15:00Z">
        <w:r w:rsidRPr="00CF2EA4" w:rsidDel="00E96DD3">
          <w:rPr>
            <w:color w:val="000000"/>
            <w:lang w:val="en-GB"/>
          </w:rPr>
          <w:delText>and visually inspected for convergence</w:delText>
        </w:r>
      </w:del>
      <w:ins w:id="174" w:author="Diego Fabian Beltran Segura" w:date="2022-08-25T10:15:00Z">
        <w:r w:rsidR="00E96DD3" w:rsidRPr="00CF2EA4">
          <w:rPr>
            <w:color w:val="000000"/>
            <w:lang w:val="en-GB"/>
          </w:rPr>
          <w:t>We evaluated this configuration for convergence</w:t>
        </w:r>
      </w:ins>
      <w:ins w:id="175" w:author="Diego Fabian Beltran Segura" w:date="2022-08-25T10:16:00Z">
        <w:r w:rsidR="00E96DD3" w:rsidRPr="00CF2EA4">
          <w:rPr>
            <w:color w:val="000000"/>
            <w:lang w:val="en-GB"/>
          </w:rPr>
          <w:t xml:space="preserve"> with </w:t>
        </w:r>
        <w:r w:rsidR="001B1F2E" w:rsidRPr="00CF2EA4">
          <w:rPr>
            <w:color w:val="000000"/>
            <w:lang w:val="en-GB"/>
          </w:rPr>
          <w:t>a</w:t>
        </w:r>
        <w:r w:rsidR="00E96DD3" w:rsidRPr="00CF2EA4">
          <w:rPr>
            <w:color w:val="000000"/>
            <w:lang w:val="en-GB"/>
          </w:rPr>
          <w:t xml:space="preserve"> Gelman-Rubin diagnostic </w:t>
        </w:r>
        <w:r w:rsidR="001B1F2E" w:rsidRPr="00CF2EA4">
          <w:rPr>
            <w:color w:val="000000"/>
            <w:lang w:val="en-GB"/>
          </w:rPr>
          <w:t xml:space="preserve">under 1.1 </w:t>
        </w:r>
      </w:ins>
      <w:r w:rsidR="001B1F2E" w:rsidRPr="00CF2EA4">
        <w:rPr>
          <w:color w:val="000000"/>
          <w:lang w:val="en-GB"/>
        </w:rPr>
        <w:fldChar w:fldCharType="begin"/>
      </w:r>
      <w:r w:rsidR="00A47E3E" w:rsidRPr="00CF2EA4">
        <w:rPr>
          <w:color w:val="000000"/>
          <w:lang w:val="en-GB"/>
        </w:rPr>
        <w:instrText xml:space="preserve"> ADDIN ZOTERO_ITEM CSL_CITATION {"citationID":"7K3un2mT","properties":{"formattedCitation":"(66)","plainCitation":"(66)","noteIndex":0},"citationItems":[{"id":339,"uris":["http://zotero.org/users/local/w8RmTn1Z/items/MLMYKCFD"],"itemData":{"id":339,"type":"article-journal","container-title":"Statistical Science","issue":"4","language":"en","page":"457-511","title":"Inference from Iterative Simulation Using Multiple Sequences","volume":"7","author":[{"family":"Gelman","given":"Andrew"},{"family":"Rubin","given":"Donald B"}],"issued":{"date-parts":[["1992"]]}}}],"schema":"https://github.com/citation-style-language/schema/raw/master/csl-citation.json"} </w:instrText>
      </w:r>
      <w:r w:rsidR="001B1F2E" w:rsidRPr="00CF2EA4">
        <w:rPr>
          <w:color w:val="000000"/>
          <w:lang w:val="en-GB"/>
        </w:rPr>
        <w:fldChar w:fldCharType="separate"/>
      </w:r>
      <w:r w:rsidR="00A47E3E" w:rsidRPr="00CF2EA4">
        <w:rPr>
          <w:noProof/>
          <w:color w:val="000000"/>
          <w:lang w:val="en-GB"/>
        </w:rPr>
        <w:t>(66)</w:t>
      </w:r>
      <w:r w:rsidR="001B1F2E" w:rsidRPr="00CF2EA4">
        <w:rPr>
          <w:color w:val="000000"/>
          <w:lang w:val="en-GB"/>
        </w:rPr>
        <w:fldChar w:fldCharType="end"/>
      </w:r>
      <w:r w:rsidRPr="00CF2EA4">
        <w:rPr>
          <w:color w:val="000000"/>
          <w:lang w:val="en-GB"/>
        </w:rPr>
        <w:t xml:space="preserve">. </w:t>
      </w:r>
      <w:r w:rsidR="004301F1" w:rsidRPr="00CF2EA4">
        <w:rPr>
          <w:color w:val="000000"/>
          <w:lang w:val="en-GB"/>
        </w:rPr>
        <w:t xml:space="preserve">Each </w:t>
      </w:r>
      <w:ins w:id="176" w:author="Diego Fabian Beltran Segura" w:date="2022-08-25T10:17:00Z">
        <w:r w:rsidR="001B1F2E" w:rsidRPr="00CF2EA4">
          <w:rPr>
            <w:color w:val="000000"/>
            <w:lang w:val="en-GB"/>
          </w:rPr>
          <w:t xml:space="preserve">set of </w:t>
        </w:r>
      </w:ins>
      <w:r w:rsidR="004301F1" w:rsidRPr="00CF2EA4">
        <w:rPr>
          <w:color w:val="000000"/>
          <w:lang w:val="en-GB"/>
        </w:rPr>
        <w:t>model</w:t>
      </w:r>
      <w:ins w:id="177" w:author="Diego Fabian Beltran Segura" w:date="2022-08-25T10:17:00Z">
        <w:r w:rsidR="001B1F2E" w:rsidRPr="00CF2EA4">
          <w:rPr>
            <w:color w:val="000000"/>
            <w:lang w:val="en-GB"/>
          </w:rPr>
          <w:t>s</w:t>
        </w:r>
      </w:ins>
      <w:r w:rsidRPr="00CF2EA4">
        <w:rPr>
          <w:color w:val="000000"/>
          <w:lang w:val="en-GB"/>
        </w:rPr>
        <w:t xml:space="preserve"> includ</w:t>
      </w:r>
      <w:r w:rsidR="004301F1" w:rsidRPr="00CF2EA4">
        <w:rPr>
          <w:color w:val="000000"/>
          <w:lang w:val="en-GB"/>
        </w:rPr>
        <w:t>ed</w:t>
      </w:r>
      <w:r w:rsidRPr="00CF2EA4">
        <w:rPr>
          <w:color w:val="000000"/>
          <w:lang w:val="en-GB"/>
        </w:rPr>
        <w:t xml:space="preserve"> as many species as possible </w:t>
      </w:r>
      <w:r w:rsidR="002D7BEF" w:rsidRPr="00CF2EA4">
        <w:rPr>
          <w:color w:val="000000"/>
          <w:lang w:val="en-GB"/>
        </w:rPr>
        <w:t>with altitude and habitat structure data</w:t>
      </w:r>
      <w:r w:rsidR="00FB66E8" w:rsidRPr="00CF2EA4">
        <w:rPr>
          <w:color w:val="000000"/>
          <w:lang w:val="en-GB"/>
        </w:rPr>
        <w:t>:</w:t>
      </w:r>
      <w:r w:rsidRPr="00CF2EA4">
        <w:rPr>
          <w:color w:val="000000"/>
          <w:lang w:val="en-GB"/>
        </w:rPr>
        <w:t xml:space="preserve"> 224 species for dichromatism, 107 for </w:t>
      </w:r>
      <w:r w:rsidR="000F44CB" w:rsidRPr="00CF2EA4">
        <w:rPr>
          <w:color w:val="000000"/>
          <w:lang w:val="en-GB"/>
        </w:rPr>
        <w:t>MD</w:t>
      </w:r>
      <w:r w:rsidRPr="00CF2EA4">
        <w:rPr>
          <w:color w:val="000000"/>
          <w:lang w:val="en-GB"/>
        </w:rPr>
        <w:t xml:space="preserve">, 161 for </w:t>
      </w:r>
      <w:r w:rsidR="000F44CB" w:rsidRPr="00CF2EA4">
        <w:rPr>
          <w:color w:val="000000"/>
          <w:lang w:val="en-GB"/>
        </w:rPr>
        <w:t>TLD</w:t>
      </w:r>
      <w:r w:rsidRPr="00CF2EA4">
        <w:rPr>
          <w:color w:val="000000"/>
          <w:lang w:val="en-GB"/>
        </w:rPr>
        <w:t>, and 21</w:t>
      </w:r>
      <w:r w:rsidR="007E56A3" w:rsidRPr="00CF2EA4">
        <w:rPr>
          <w:color w:val="000000"/>
          <w:lang w:val="en-GB"/>
        </w:rPr>
        <w:t>3</w:t>
      </w:r>
      <w:r w:rsidRPr="00CF2EA4">
        <w:rPr>
          <w:color w:val="000000"/>
          <w:lang w:val="en-GB"/>
        </w:rPr>
        <w:t xml:space="preserve"> for song complexity</w:t>
      </w:r>
      <w:r w:rsidR="00753BCB" w:rsidRPr="00CF2EA4">
        <w:rPr>
          <w:color w:val="000000"/>
          <w:lang w:val="en-GB"/>
        </w:rPr>
        <w:t xml:space="preserve"> (Fig. </w:t>
      </w:r>
      <w:del w:id="178" w:author="Diego Fabian Beltran Segura" w:date="2022-08-25T10:17:00Z">
        <w:r w:rsidR="00753BCB" w:rsidRPr="00CF2EA4" w:rsidDel="001B1F2E">
          <w:rPr>
            <w:color w:val="000000"/>
            <w:lang w:val="en-GB"/>
          </w:rPr>
          <w:delText>S</w:delText>
        </w:r>
      </w:del>
      <w:r w:rsidR="00753BCB" w:rsidRPr="00CF2EA4">
        <w:rPr>
          <w:color w:val="000000"/>
          <w:lang w:val="en-GB"/>
        </w:rPr>
        <w:t>1)</w:t>
      </w:r>
      <w:r w:rsidRPr="00CF2EA4">
        <w:rPr>
          <w:color w:val="000000"/>
          <w:lang w:val="en-GB"/>
        </w:rPr>
        <w:t xml:space="preserve">. </w:t>
      </w:r>
      <w:del w:id="179" w:author="Diego Fabian Beltran Segura" w:date="2022-08-24T12:04:00Z">
        <w:r w:rsidR="00A32286" w:rsidRPr="00CF2EA4" w:rsidDel="003A21EE">
          <w:rPr>
            <w:color w:val="000000"/>
            <w:lang w:val="en-GB"/>
          </w:rPr>
          <w:delText xml:space="preserve">As a complementary approach, we employed Multi-response BPMMs with all dimorphic traits as response variables </w:delText>
        </w:r>
        <w:r w:rsidR="00B303AB" w:rsidRPr="00CF2EA4" w:rsidDel="003A21EE">
          <w:rPr>
            <w:color w:val="000000"/>
            <w:lang w:val="en-GB"/>
          </w:rPr>
          <w:delText>(</w:delText>
        </w:r>
        <w:r w:rsidR="00A32286" w:rsidRPr="00CF2EA4" w:rsidDel="003A21EE">
          <w:rPr>
            <w:color w:val="000000"/>
            <w:lang w:val="en-GB"/>
          </w:rPr>
          <w:delText>see the supplemental methods for further details</w:delText>
        </w:r>
        <w:r w:rsidR="00B303AB" w:rsidRPr="00CF2EA4" w:rsidDel="003A21EE">
          <w:rPr>
            <w:color w:val="000000"/>
            <w:lang w:val="en-GB"/>
          </w:rPr>
          <w:delText>)</w:delText>
        </w:r>
        <w:r w:rsidR="00A32286" w:rsidRPr="00CF2EA4" w:rsidDel="003A21EE">
          <w:rPr>
            <w:color w:val="000000"/>
            <w:lang w:val="en-GB"/>
          </w:rPr>
          <w:delText>.</w:delText>
        </w:r>
      </w:del>
    </w:p>
    <w:p w14:paraId="3835FDCC" w14:textId="77777777" w:rsidR="0030612E" w:rsidRPr="00CF2EA4" w:rsidRDefault="0030612E" w:rsidP="00621C67">
      <w:pPr>
        <w:spacing w:line="480" w:lineRule="auto"/>
        <w:rPr>
          <w:color w:val="000000"/>
          <w:lang w:val="en-GB"/>
        </w:rPr>
      </w:pPr>
    </w:p>
    <w:p w14:paraId="0EF9A0C2" w14:textId="77777777" w:rsidR="0047780A" w:rsidRPr="00CF2EA4" w:rsidRDefault="0047780A" w:rsidP="00621C67">
      <w:pPr>
        <w:spacing w:line="480" w:lineRule="auto"/>
        <w:rPr>
          <w:color w:val="000000"/>
          <w:lang w:val="en-GB"/>
        </w:rPr>
      </w:pPr>
      <w:r w:rsidRPr="00CF2EA4">
        <w:rPr>
          <w:i/>
          <w:iCs/>
          <w:color w:val="000000"/>
          <w:lang w:val="en-GB"/>
        </w:rPr>
        <w:t>Correlation between traits</w:t>
      </w:r>
    </w:p>
    <w:p w14:paraId="1998F53E" w14:textId="77777777" w:rsidR="0047780A" w:rsidRPr="00CF2EA4" w:rsidRDefault="0047780A" w:rsidP="00621C67">
      <w:pPr>
        <w:spacing w:line="480" w:lineRule="auto"/>
        <w:rPr>
          <w:color w:val="000000"/>
          <w:lang w:val="en-GB"/>
        </w:rPr>
      </w:pPr>
      <w:r w:rsidRPr="00CF2EA4">
        <w:rPr>
          <w:color w:val="000000"/>
          <w:lang w:val="en-GB"/>
        </w:rPr>
        <w:t> </w:t>
      </w:r>
    </w:p>
    <w:p w14:paraId="1C04F8EF" w14:textId="30AE0210" w:rsidR="0047780A" w:rsidRPr="00CF2EA4" w:rsidRDefault="0047780A" w:rsidP="00621C67">
      <w:pPr>
        <w:spacing w:line="480" w:lineRule="auto"/>
        <w:rPr>
          <w:color w:val="000000"/>
          <w:lang w:val="en-GB"/>
        </w:rPr>
      </w:pPr>
      <w:r w:rsidRPr="00CF2EA4">
        <w:rPr>
          <w:color w:val="000000"/>
          <w:lang w:val="en-GB"/>
        </w:rPr>
        <w:t xml:space="preserve">To evaluate the relationship between </w:t>
      </w:r>
      <w:r w:rsidR="00456D9E" w:rsidRPr="00CF2EA4">
        <w:rPr>
          <w:color w:val="000000"/>
          <w:lang w:val="en-GB"/>
        </w:rPr>
        <w:t>dimorphic traits</w:t>
      </w:r>
      <w:r w:rsidRPr="00CF2EA4">
        <w:rPr>
          <w:color w:val="000000"/>
          <w:lang w:val="en-GB"/>
        </w:rPr>
        <w:t xml:space="preserve">, we ran BPMMs with all the possible combinations </w:t>
      </w:r>
      <w:r w:rsidR="00DC571E" w:rsidRPr="00CF2EA4">
        <w:rPr>
          <w:color w:val="000000"/>
          <w:lang w:val="en-GB"/>
        </w:rPr>
        <w:t>of</w:t>
      </w:r>
      <w:r w:rsidRPr="00CF2EA4">
        <w:rPr>
          <w:color w:val="000000"/>
          <w:lang w:val="en-GB"/>
        </w:rPr>
        <w:t xml:space="preserve"> traits setting one as response and the other as predictor. For the </w:t>
      </w:r>
      <w:r w:rsidR="007268D5" w:rsidRPr="00CF2EA4">
        <w:rPr>
          <w:color w:val="000000"/>
          <w:lang w:val="en-GB"/>
        </w:rPr>
        <w:t>MD</w:t>
      </w:r>
      <w:r w:rsidRPr="00CF2EA4">
        <w:rPr>
          <w:color w:val="000000"/>
          <w:lang w:val="en-GB"/>
        </w:rPr>
        <w:t xml:space="preserve"> and TLD pair, since </w:t>
      </w:r>
      <w:r w:rsidR="007268D5" w:rsidRPr="00CF2EA4">
        <w:rPr>
          <w:color w:val="000000"/>
          <w:lang w:val="en-GB"/>
        </w:rPr>
        <w:t>MD</w:t>
      </w:r>
      <w:r w:rsidRPr="00CF2EA4">
        <w:rPr>
          <w:color w:val="000000"/>
          <w:lang w:val="en-GB"/>
        </w:rPr>
        <w:t xml:space="preserve"> included tail length measurements, we recalculated </w:t>
      </w:r>
      <w:r w:rsidR="007268D5" w:rsidRPr="00CF2EA4">
        <w:rPr>
          <w:color w:val="000000"/>
          <w:lang w:val="en-GB"/>
        </w:rPr>
        <w:t>MD</w:t>
      </w:r>
      <w:r w:rsidRPr="00CF2EA4">
        <w:rPr>
          <w:color w:val="000000"/>
          <w:lang w:val="en-GB"/>
        </w:rPr>
        <w:t xml:space="preserve"> in the same fashion as </w:t>
      </w:r>
      <w:r w:rsidRPr="00CF2EA4">
        <w:rPr>
          <w:color w:val="000000"/>
          <w:lang w:val="en-GB"/>
        </w:rPr>
        <w:lastRenderedPageBreak/>
        <w:t xml:space="preserve">above but removed tail length to avoid circularity and to test for correlation between dimorphism </w:t>
      </w:r>
      <w:r w:rsidR="002F766F" w:rsidRPr="00CF2EA4">
        <w:rPr>
          <w:color w:val="000000"/>
          <w:lang w:val="en-GB"/>
        </w:rPr>
        <w:t xml:space="preserve">of all other measurements </w:t>
      </w:r>
      <w:r w:rsidRPr="00CF2EA4">
        <w:rPr>
          <w:color w:val="000000"/>
          <w:lang w:val="en-GB"/>
        </w:rPr>
        <w:t xml:space="preserve">and TLD. </w:t>
      </w:r>
      <w:r w:rsidR="00253655" w:rsidRPr="00CF2EA4">
        <w:rPr>
          <w:color w:val="000000"/>
          <w:lang w:val="en-GB"/>
        </w:rPr>
        <w:t xml:space="preserve">Furthermore, to test if associations between traits were dependent on altitude or existed only in a particular habitat type, we included altitude and habitat structure as interactions with the predictor in each model. </w:t>
      </w:r>
      <w:ins w:id="180" w:author="Diego Fabian Beltran Segura" w:date="2022-08-25T10:23:00Z">
        <w:r w:rsidR="00C256A1" w:rsidRPr="00CF2EA4">
          <w:rPr>
            <w:color w:val="000000"/>
            <w:lang w:val="en-GB"/>
          </w:rPr>
          <w:t>Models were run over the same sample of phylogenetic trees and summari</w:t>
        </w:r>
      </w:ins>
      <w:ins w:id="181" w:author="Diego Fabian Beltran Segura" w:date="2022-08-25T10:24:00Z">
        <w:r w:rsidR="00C256A1" w:rsidRPr="00CF2EA4">
          <w:rPr>
            <w:color w:val="000000"/>
            <w:lang w:val="en-GB"/>
          </w:rPr>
          <w:t>s</w:t>
        </w:r>
      </w:ins>
      <w:ins w:id="182" w:author="Diego Fabian Beltran Segura" w:date="2022-08-25T10:23:00Z">
        <w:r w:rsidR="00C256A1" w:rsidRPr="00CF2EA4">
          <w:rPr>
            <w:color w:val="000000"/>
            <w:lang w:val="en-GB"/>
          </w:rPr>
          <w:t xml:space="preserve">ed as the models above. </w:t>
        </w:r>
      </w:ins>
      <w:r w:rsidRPr="00CF2EA4">
        <w:rPr>
          <w:color w:val="000000"/>
          <w:lang w:val="en-GB"/>
        </w:rPr>
        <w:t xml:space="preserve">For each pair of </w:t>
      </w:r>
      <w:r w:rsidR="00343F03" w:rsidRPr="00CF2EA4">
        <w:rPr>
          <w:color w:val="000000"/>
          <w:lang w:val="en-GB"/>
        </w:rPr>
        <w:t>traits</w:t>
      </w:r>
      <w:r w:rsidRPr="00CF2EA4">
        <w:rPr>
          <w:color w:val="000000"/>
          <w:lang w:val="en-GB"/>
        </w:rPr>
        <w:t xml:space="preserve">, we included as many species as possible; 106 for dichromatism and </w:t>
      </w:r>
      <w:r w:rsidR="007268D5" w:rsidRPr="00CF2EA4">
        <w:rPr>
          <w:color w:val="000000"/>
          <w:lang w:val="en-GB"/>
        </w:rPr>
        <w:t>MD</w:t>
      </w:r>
      <w:r w:rsidRPr="00CF2EA4">
        <w:rPr>
          <w:color w:val="000000"/>
          <w:lang w:val="en-GB"/>
        </w:rPr>
        <w:t xml:space="preserve">, 191 for dichromatism and song complexity, 143 for dichromatism and TLD, 96 for </w:t>
      </w:r>
      <w:r w:rsidR="007268D5" w:rsidRPr="00CF2EA4">
        <w:rPr>
          <w:color w:val="000000"/>
          <w:lang w:val="en-GB"/>
        </w:rPr>
        <w:t>MD</w:t>
      </w:r>
      <w:r w:rsidRPr="00CF2EA4">
        <w:rPr>
          <w:color w:val="000000"/>
          <w:lang w:val="en-GB"/>
        </w:rPr>
        <w:t xml:space="preserve"> and song complexity, 147 for TLD and song complexity, and 74 for </w:t>
      </w:r>
      <w:r w:rsidR="007268D5" w:rsidRPr="00CF2EA4">
        <w:rPr>
          <w:color w:val="000000"/>
          <w:lang w:val="en-GB"/>
        </w:rPr>
        <w:t>MD</w:t>
      </w:r>
      <w:r w:rsidRPr="00CF2EA4">
        <w:rPr>
          <w:color w:val="000000"/>
          <w:lang w:val="en-GB"/>
        </w:rPr>
        <w:t xml:space="preserve"> and TLD. We exchanged the response and predictor for each model to </w:t>
      </w:r>
      <w:del w:id="183" w:author="Diego Fabian Beltran Segura" w:date="2022-08-26T11:13:00Z">
        <w:r w:rsidRPr="00CF2EA4" w:rsidDel="009332F5">
          <w:rPr>
            <w:color w:val="000000"/>
            <w:lang w:val="en-GB"/>
          </w:rPr>
          <w:delText xml:space="preserve">make </w:delText>
        </w:r>
      </w:del>
      <w:ins w:id="184" w:author="Diego Fabian Beltran Segura" w:date="2022-08-26T11:13:00Z">
        <w:r w:rsidR="009332F5" w:rsidRPr="00CF2EA4">
          <w:rPr>
            <w:color w:val="000000"/>
            <w:lang w:val="en-GB"/>
          </w:rPr>
          <w:t>en</w:t>
        </w:r>
      </w:ins>
      <w:r w:rsidRPr="00CF2EA4">
        <w:rPr>
          <w:color w:val="000000"/>
          <w:lang w:val="en-GB"/>
        </w:rPr>
        <w:t xml:space="preserve">sure results remained consistent. </w:t>
      </w:r>
    </w:p>
    <w:p w14:paraId="05CE9F27" w14:textId="77777777" w:rsidR="0047780A" w:rsidRPr="00CF2EA4" w:rsidRDefault="0047780A" w:rsidP="00621C67">
      <w:pPr>
        <w:spacing w:line="480" w:lineRule="auto"/>
        <w:rPr>
          <w:color w:val="000000"/>
          <w:lang w:val="en-GB"/>
        </w:rPr>
      </w:pPr>
      <w:r w:rsidRPr="00CF2EA4">
        <w:rPr>
          <w:color w:val="000000"/>
          <w:lang w:val="en-GB"/>
        </w:rPr>
        <w:t> </w:t>
      </w:r>
    </w:p>
    <w:p w14:paraId="62BC42BA" w14:textId="68E03152" w:rsidR="0047780A" w:rsidRPr="00CF2EA4" w:rsidDel="00C256A1" w:rsidRDefault="0047780A" w:rsidP="00621C67">
      <w:pPr>
        <w:spacing w:line="480" w:lineRule="auto"/>
        <w:rPr>
          <w:del w:id="185" w:author="Diego Fabian Beltran Segura" w:date="2022-08-25T10:25:00Z"/>
          <w:color w:val="000000"/>
          <w:lang w:val="en-GB"/>
        </w:rPr>
      </w:pPr>
      <w:del w:id="186" w:author="Diego Fabian Beltran Segura" w:date="2022-08-25T10:25:00Z">
        <w:r w:rsidRPr="00CF2EA4" w:rsidDel="00C256A1">
          <w:rPr>
            <w:color w:val="000000"/>
            <w:lang w:val="en-GB"/>
          </w:rPr>
          <w:delText xml:space="preserve">As an alternative approach to evaluate the association between </w:delText>
        </w:r>
        <w:r w:rsidR="00E36AA9" w:rsidRPr="00CF2EA4" w:rsidDel="00C256A1">
          <w:rPr>
            <w:color w:val="000000"/>
            <w:lang w:val="en-GB"/>
          </w:rPr>
          <w:delText>dimorphic traits</w:delText>
        </w:r>
        <w:r w:rsidRPr="00CF2EA4" w:rsidDel="00C256A1">
          <w:rPr>
            <w:color w:val="000000"/>
            <w:lang w:val="en-GB"/>
          </w:rPr>
          <w:delText xml:space="preserve">, we tested for evolutionary integration between pairs of </w:delText>
        </w:r>
        <w:r w:rsidR="00C164B8" w:rsidRPr="00CF2EA4" w:rsidDel="00C256A1">
          <w:rPr>
            <w:color w:val="000000"/>
            <w:lang w:val="en-GB"/>
          </w:rPr>
          <w:delText>traits</w:delText>
        </w:r>
        <w:r w:rsidRPr="00CF2EA4" w:rsidDel="00C256A1">
          <w:rPr>
            <w:color w:val="000000"/>
            <w:lang w:val="en-GB"/>
          </w:rPr>
          <w:delText xml:space="preserve"> </w:delText>
        </w:r>
        <w:r w:rsidR="00837A01" w:rsidRPr="00CF2EA4" w:rsidDel="00C256A1">
          <w:rPr>
            <w:color w:val="000000"/>
            <w:lang w:val="en-GB"/>
          </w:rPr>
          <w:delText xml:space="preserve">in a multivariate Brownian motion model </w:delText>
        </w:r>
        <w:r w:rsidRPr="00CF2EA4" w:rsidDel="00C256A1">
          <w:rPr>
            <w:color w:val="000000"/>
            <w:lang w:val="en-GB"/>
          </w:rPr>
          <w:delText xml:space="preserve">using the </w:delText>
        </w:r>
        <w:r w:rsidRPr="00CF2EA4" w:rsidDel="00C256A1">
          <w:rPr>
            <w:i/>
            <w:iCs/>
            <w:color w:val="000000"/>
            <w:lang w:val="en-GB"/>
          </w:rPr>
          <w:delText>ratematrix</w:delText>
        </w:r>
        <w:r w:rsidRPr="00CF2EA4" w:rsidDel="00C256A1">
          <w:rPr>
            <w:color w:val="000000"/>
            <w:lang w:val="en-GB"/>
          </w:rPr>
          <w:delText xml:space="preserve"> package in R</w:delText>
        </w:r>
        <w:r w:rsidR="00E67567" w:rsidRPr="00CF2EA4" w:rsidDel="00C256A1">
          <w:rPr>
            <w:color w:val="000000"/>
            <w:lang w:val="en-GB"/>
          </w:rPr>
          <w:delText xml:space="preserve"> </w:delText>
        </w:r>
        <w:r w:rsidR="00E67567" w:rsidRPr="00CF2EA4" w:rsidDel="00C256A1">
          <w:rPr>
            <w:color w:val="000000"/>
            <w:lang w:val="en-GB"/>
          </w:rPr>
          <w:fldChar w:fldCharType="begin"/>
        </w:r>
        <w:r w:rsidR="001B1F2E" w:rsidRPr="00CF2EA4" w:rsidDel="00C256A1">
          <w:rPr>
            <w:color w:val="000000"/>
            <w:lang w:val="en-GB"/>
          </w:rPr>
          <w:delInstrText xml:space="preserve"> ADDIN ZOTERO_ITEM CSL_CITATION {"citationID":"aFqRvRLO","properties":{"formattedCitation":"(74)","plainCitation":"(74)","noteIndex":0},"citationItems":[{"id":474,"uris":["http://zotero.org/users/local/w8RmTn1Z/items/FLGSYIYU"],"itemData":{"id":474,"type":"article-journal","container-title":"Methods in Ecology and Evolution","DOI":"10.1111/2041-210X.12826","ISSN":"2041-210X, 2041-210X","issue":"12","journalAbbreviation":"Methods Ecol Evol","language":"en","page":"1920-1927","source":"DOI.org (Crossref)","title":"ratematrix: An &lt;span style=\"font-variant:small-caps;\"&gt;R&lt;/span&gt; package for studying evolutionary integration among several traits on phylogenetic trees","title-short":"ratematrix","volume":"8","author":[{"family":"Caetano","given":"Daniel S."},{"family":"Harmon","given":"Luke J."}],"issued":{"date-parts":[["2017",12]]}}}],"schema":"https://github.com/citation-style-language/schema/raw/master/csl-citation.json"} </w:delInstrText>
        </w:r>
        <w:r w:rsidR="00E67567" w:rsidRPr="00CF2EA4" w:rsidDel="00C256A1">
          <w:rPr>
            <w:color w:val="000000"/>
            <w:lang w:val="en-GB"/>
          </w:rPr>
          <w:fldChar w:fldCharType="separate"/>
        </w:r>
        <w:r w:rsidR="001B1F2E" w:rsidRPr="00CF2EA4" w:rsidDel="00C256A1">
          <w:rPr>
            <w:noProof/>
            <w:color w:val="000000"/>
            <w:lang w:val="en-GB"/>
          </w:rPr>
          <w:delText>(74)</w:delText>
        </w:r>
        <w:r w:rsidR="00E67567" w:rsidRPr="00CF2EA4" w:rsidDel="00C256A1">
          <w:rPr>
            <w:color w:val="000000"/>
            <w:lang w:val="en-GB"/>
          </w:rPr>
          <w:fldChar w:fldCharType="end"/>
        </w:r>
        <w:r w:rsidRPr="00CF2EA4" w:rsidDel="00C256A1">
          <w:rPr>
            <w:color w:val="000000"/>
            <w:lang w:val="en-GB"/>
          </w:rPr>
          <w:delText xml:space="preserve">. This method uses Bayesian Markov chain Monte Carlo to estimate evolutionary correlation among two or more traits through the R rate matrix, which represents the rate of evolution of each trait and the structure of correlation among traits, while considering phylogenetic relationships. We used </w:delText>
        </w:r>
        <w:r w:rsidRPr="00CF2EA4" w:rsidDel="00C256A1">
          <w:rPr>
            <w:i/>
            <w:iCs/>
            <w:color w:val="000000"/>
            <w:lang w:val="en-GB"/>
          </w:rPr>
          <w:delText xml:space="preserve">ratematrix </w:delText>
        </w:r>
        <w:r w:rsidRPr="00CF2EA4" w:rsidDel="00C256A1">
          <w:rPr>
            <w:color w:val="000000"/>
            <w:lang w:val="en-GB"/>
          </w:rPr>
          <w:delText>to evaluate the pairwise evolutionary correlation among all traits included in the BPMMs.</w:delText>
        </w:r>
      </w:del>
    </w:p>
    <w:p w14:paraId="6B58D62C" w14:textId="1D77B673" w:rsidR="0047780A" w:rsidRPr="00CF2EA4" w:rsidDel="00C256A1" w:rsidRDefault="0047780A" w:rsidP="00621C67">
      <w:pPr>
        <w:spacing w:line="480" w:lineRule="auto"/>
        <w:rPr>
          <w:del w:id="187" w:author="Diego Fabian Beltran Segura" w:date="2022-08-25T10:25:00Z"/>
          <w:color w:val="000000"/>
          <w:lang w:val="en-GB"/>
        </w:rPr>
      </w:pPr>
      <w:del w:id="188" w:author="Diego Fabian Beltran Segura" w:date="2022-08-25T10:25:00Z">
        <w:r w:rsidRPr="00CF2EA4" w:rsidDel="00C256A1">
          <w:rPr>
            <w:b/>
            <w:bCs/>
            <w:color w:val="000000"/>
            <w:lang w:val="en-GB"/>
          </w:rPr>
          <w:delText> </w:delText>
        </w:r>
      </w:del>
    </w:p>
    <w:p w14:paraId="4A1D58CF" w14:textId="77777777" w:rsidR="0047780A" w:rsidRPr="00CF2EA4" w:rsidRDefault="0047780A" w:rsidP="00621C67">
      <w:pPr>
        <w:spacing w:line="480" w:lineRule="auto"/>
        <w:rPr>
          <w:color w:val="000000"/>
          <w:lang w:val="en-GB"/>
        </w:rPr>
      </w:pPr>
      <w:r w:rsidRPr="00CF2EA4">
        <w:rPr>
          <w:b/>
          <w:bCs/>
          <w:color w:val="000000"/>
          <w:lang w:val="en-GB"/>
        </w:rPr>
        <w:t>Results</w:t>
      </w:r>
    </w:p>
    <w:p w14:paraId="62E4DCBB" w14:textId="77777777" w:rsidR="0047780A" w:rsidRPr="00CF2EA4" w:rsidRDefault="0047780A" w:rsidP="00621C67">
      <w:pPr>
        <w:spacing w:line="480" w:lineRule="auto"/>
        <w:rPr>
          <w:color w:val="000000"/>
          <w:lang w:val="en-GB"/>
        </w:rPr>
      </w:pPr>
      <w:r w:rsidRPr="00CF2EA4">
        <w:rPr>
          <w:color w:val="000000"/>
          <w:lang w:val="en-GB"/>
        </w:rPr>
        <w:t> </w:t>
      </w:r>
    </w:p>
    <w:p w14:paraId="00F4E27B" w14:textId="22C77F18" w:rsidR="0047780A" w:rsidRPr="00CF2EA4" w:rsidRDefault="0047780A" w:rsidP="00621C67">
      <w:pPr>
        <w:spacing w:line="480" w:lineRule="auto"/>
        <w:rPr>
          <w:color w:val="000000"/>
          <w:lang w:val="en-GB"/>
        </w:rPr>
      </w:pPr>
      <w:r w:rsidRPr="00CF2EA4">
        <w:rPr>
          <w:i/>
          <w:iCs/>
          <w:color w:val="000000"/>
          <w:lang w:val="en-GB"/>
        </w:rPr>
        <w:t>Altitude and habitat</w:t>
      </w:r>
      <w:r w:rsidR="00CD3BBE" w:rsidRPr="00CF2EA4">
        <w:rPr>
          <w:i/>
          <w:iCs/>
          <w:color w:val="000000"/>
          <w:lang w:val="en-GB"/>
        </w:rPr>
        <w:t xml:space="preserve"> structure</w:t>
      </w:r>
      <w:r w:rsidRPr="00CF2EA4">
        <w:rPr>
          <w:i/>
          <w:iCs/>
          <w:color w:val="000000"/>
          <w:lang w:val="en-GB"/>
        </w:rPr>
        <w:t xml:space="preserve"> </w:t>
      </w:r>
      <w:r w:rsidR="00576F84" w:rsidRPr="00CF2EA4">
        <w:rPr>
          <w:i/>
          <w:iCs/>
          <w:color w:val="000000"/>
          <w:lang w:val="en-GB"/>
        </w:rPr>
        <w:t>affect</w:t>
      </w:r>
      <w:r w:rsidRPr="00CF2EA4">
        <w:rPr>
          <w:i/>
          <w:iCs/>
          <w:color w:val="000000"/>
          <w:lang w:val="en-GB"/>
        </w:rPr>
        <w:t xml:space="preserve"> </w:t>
      </w:r>
      <w:del w:id="189" w:author="Diego Fabian Beltran Segura" w:date="2022-08-25T17:09:00Z">
        <w:r w:rsidR="00810221" w:rsidRPr="00CF2EA4" w:rsidDel="00935F7B">
          <w:rPr>
            <w:i/>
            <w:iCs/>
            <w:color w:val="000000"/>
            <w:lang w:val="en-GB"/>
          </w:rPr>
          <w:delText>morphological</w:delText>
        </w:r>
        <w:r w:rsidRPr="00CF2EA4" w:rsidDel="00935F7B">
          <w:rPr>
            <w:i/>
            <w:iCs/>
            <w:color w:val="000000"/>
            <w:lang w:val="en-GB"/>
          </w:rPr>
          <w:delText xml:space="preserve"> dimorphism</w:delText>
        </w:r>
        <w:r w:rsidR="00C17DAB" w:rsidRPr="00CF2EA4" w:rsidDel="00935F7B">
          <w:rPr>
            <w:i/>
            <w:iCs/>
            <w:color w:val="000000"/>
            <w:lang w:val="en-GB"/>
          </w:rPr>
          <w:delText>,</w:delText>
        </w:r>
        <w:r w:rsidR="00B97413" w:rsidRPr="00CF2EA4" w:rsidDel="00935F7B">
          <w:rPr>
            <w:i/>
            <w:iCs/>
            <w:color w:val="000000"/>
            <w:lang w:val="en-GB"/>
          </w:rPr>
          <w:delText xml:space="preserve"> dichromatism</w:delText>
        </w:r>
        <w:r w:rsidR="00C17DAB" w:rsidRPr="00CF2EA4" w:rsidDel="00935F7B">
          <w:rPr>
            <w:i/>
            <w:iCs/>
            <w:color w:val="000000"/>
            <w:lang w:val="en-GB"/>
          </w:rPr>
          <w:delText>, and song complexity</w:delText>
        </w:r>
      </w:del>
      <w:ins w:id="190" w:author="Diego Fabian Beltran Segura" w:date="2022-08-25T17:09:00Z">
        <w:r w:rsidR="00935F7B" w:rsidRPr="00CF2EA4">
          <w:rPr>
            <w:i/>
            <w:iCs/>
            <w:color w:val="000000"/>
            <w:lang w:val="en-GB"/>
          </w:rPr>
          <w:t>dimorphic traits</w:t>
        </w:r>
      </w:ins>
    </w:p>
    <w:p w14:paraId="4DA1356A" w14:textId="77777777" w:rsidR="0047780A" w:rsidRPr="00CF2EA4" w:rsidRDefault="0047780A" w:rsidP="00621C67">
      <w:pPr>
        <w:spacing w:line="480" w:lineRule="auto"/>
        <w:rPr>
          <w:color w:val="000000"/>
          <w:lang w:val="en-GB"/>
        </w:rPr>
      </w:pPr>
      <w:r w:rsidRPr="00CF2EA4">
        <w:rPr>
          <w:color w:val="000000"/>
          <w:lang w:val="en-GB"/>
        </w:rPr>
        <w:t> </w:t>
      </w:r>
    </w:p>
    <w:p w14:paraId="2217F84E" w14:textId="5121DB1E" w:rsidR="00A32286" w:rsidRPr="00CF2EA4" w:rsidRDefault="006F5E27" w:rsidP="00621C67">
      <w:pPr>
        <w:spacing w:line="480" w:lineRule="auto"/>
        <w:rPr>
          <w:color w:val="000000"/>
          <w:lang w:val="en-GB"/>
        </w:rPr>
      </w:pPr>
      <w:del w:id="191" w:author="Diego Fabian Beltran Segura" w:date="2022-08-25T17:11:00Z">
        <w:r w:rsidRPr="00CF2EA4" w:rsidDel="00935F7B">
          <w:rPr>
            <w:color w:val="000000"/>
            <w:lang w:val="en-GB"/>
          </w:rPr>
          <w:lastRenderedPageBreak/>
          <w:delText>T</w:delText>
        </w:r>
        <w:r w:rsidR="0047780A" w:rsidRPr="00CF2EA4" w:rsidDel="00935F7B">
          <w:rPr>
            <w:color w:val="000000"/>
            <w:lang w:val="en-GB"/>
          </w:rPr>
          <w:delText xml:space="preserve">he only sexually divergent trait that showed </w:delText>
        </w:r>
        <w:r w:rsidR="00B9381D" w:rsidRPr="00CF2EA4" w:rsidDel="00935F7B">
          <w:rPr>
            <w:color w:val="000000"/>
            <w:lang w:val="en-GB"/>
          </w:rPr>
          <w:delText xml:space="preserve">a </w:delText>
        </w:r>
        <w:r w:rsidR="0047780A" w:rsidRPr="00CF2EA4" w:rsidDel="00935F7B">
          <w:rPr>
            <w:color w:val="000000"/>
            <w:lang w:val="en-GB"/>
          </w:rPr>
          <w:delText xml:space="preserve">significant relationship with </w:delText>
        </w:r>
        <w:r w:rsidR="00DC1629" w:rsidRPr="00CF2EA4" w:rsidDel="00935F7B">
          <w:rPr>
            <w:color w:val="000000"/>
            <w:lang w:val="en-GB"/>
          </w:rPr>
          <w:delText>altitude</w:delText>
        </w:r>
      </w:del>
      <w:del w:id="192" w:author="Diego Fabian Beltran Segura" w:date="2022-08-25T17:10:00Z">
        <w:r w:rsidR="0047780A" w:rsidRPr="00CF2EA4" w:rsidDel="00935F7B">
          <w:rPr>
            <w:color w:val="000000"/>
            <w:lang w:val="en-GB"/>
          </w:rPr>
          <w:delText>,</w:delText>
        </w:r>
      </w:del>
      <w:del w:id="193" w:author="Diego Fabian Beltran Segura" w:date="2022-08-25T17:11:00Z">
        <w:r w:rsidR="0047780A" w:rsidRPr="00CF2EA4" w:rsidDel="00935F7B">
          <w:rPr>
            <w:color w:val="000000"/>
            <w:lang w:val="en-GB"/>
          </w:rPr>
          <w:delText xml:space="preserve"> regardless of habitat</w:delText>
        </w:r>
      </w:del>
      <w:del w:id="194" w:author="Diego Fabian Beltran Segura" w:date="2022-08-25T17:10:00Z">
        <w:r w:rsidR="0047780A" w:rsidRPr="00CF2EA4" w:rsidDel="00935F7B">
          <w:rPr>
            <w:color w:val="000000"/>
            <w:lang w:val="en-GB"/>
          </w:rPr>
          <w:delText>,</w:delText>
        </w:r>
      </w:del>
      <w:del w:id="195" w:author="Diego Fabian Beltran Segura" w:date="2022-08-25T17:11:00Z">
        <w:r w:rsidR="0047780A" w:rsidRPr="00CF2EA4" w:rsidDel="00935F7B">
          <w:rPr>
            <w:color w:val="000000"/>
            <w:lang w:val="en-GB"/>
          </w:rPr>
          <w:delText xml:space="preserve"> was </w:delText>
        </w:r>
        <w:r w:rsidR="004A04C2" w:rsidRPr="00CF2EA4" w:rsidDel="00935F7B">
          <w:rPr>
            <w:color w:val="000000"/>
            <w:lang w:val="en-GB"/>
          </w:rPr>
          <w:delText>morphological</w:delText>
        </w:r>
        <w:r w:rsidR="0047780A" w:rsidRPr="00CF2EA4" w:rsidDel="00935F7B">
          <w:rPr>
            <w:color w:val="000000"/>
            <w:lang w:val="en-GB"/>
          </w:rPr>
          <w:delText xml:space="preserve"> dimorphism (Fig. </w:delText>
        </w:r>
      </w:del>
      <w:del w:id="196" w:author="Diego Fabian Beltran Segura" w:date="2022-08-25T10:53:00Z">
        <w:r w:rsidR="00A32286" w:rsidRPr="00CF2EA4" w:rsidDel="003D0AFD">
          <w:rPr>
            <w:color w:val="000000"/>
            <w:lang w:val="en-GB"/>
          </w:rPr>
          <w:delText>1</w:delText>
        </w:r>
      </w:del>
      <w:del w:id="197" w:author="Diego Fabian Beltran Segura" w:date="2022-08-25T17:11:00Z">
        <w:r w:rsidR="00DD4A39" w:rsidRPr="00CF2EA4" w:rsidDel="00935F7B">
          <w:rPr>
            <w:color w:val="000000"/>
            <w:lang w:val="en-GB"/>
          </w:rPr>
          <w:delText>;</w:delText>
        </w:r>
        <w:r w:rsidR="00E77A4A" w:rsidRPr="00CF2EA4" w:rsidDel="00935F7B">
          <w:rPr>
            <w:color w:val="000000"/>
            <w:lang w:val="en-GB"/>
          </w:rPr>
          <w:delText xml:space="preserve"> </w:delText>
        </w:r>
        <w:r w:rsidR="00DD4A39" w:rsidRPr="00CF2EA4" w:rsidDel="00935F7B">
          <w:rPr>
            <w:color w:val="000000"/>
            <w:lang w:val="en-GB"/>
          </w:rPr>
          <w:delText xml:space="preserve">posterior </w:delText>
        </w:r>
      </w:del>
      <w:del w:id="198" w:author="Diego Fabian Beltran Segura" w:date="2022-08-25T10:53:00Z">
        <w:r w:rsidR="00DD4A39" w:rsidRPr="00CF2EA4" w:rsidDel="003D0AFD">
          <w:rPr>
            <w:color w:val="000000"/>
            <w:lang w:val="en-GB"/>
          </w:rPr>
          <w:delText xml:space="preserve">mean </w:delText>
        </w:r>
      </w:del>
      <w:del w:id="199" w:author="Diego Fabian Beltran Segura" w:date="2022-08-25T17:11:00Z">
        <w:r w:rsidR="00DD4A39" w:rsidRPr="00CF2EA4" w:rsidDel="00935F7B">
          <w:rPr>
            <w:color w:val="000000"/>
            <w:lang w:val="en-GB"/>
          </w:rPr>
          <w:delText>= -0.59,</w:delText>
        </w:r>
        <w:r w:rsidR="00531C10" w:rsidRPr="00CF2EA4" w:rsidDel="00935F7B">
          <w:rPr>
            <w:color w:val="000000"/>
            <w:lang w:val="en-GB"/>
          </w:rPr>
          <w:delText xml:space="preserve"> 95% </w:delText>
        </w:r>
      </w:del>
      <w:del w:id="200" w:author="Diego Fabian Beltran Segura" w:date="2022-08-25T10:55:00Z">
        <w:r w:rsidR="00531C10" w:rsidRPr="00CF2EA4" w:rsidDel="003D0AFD">
          <w:rPr>
            <w:color w:val="000000"/>
            <w:lang w:val="en-GB"/>
          </w:rPr>
          <w:delText>C</w:delText>
        </w:r>
        <w:r w:rsidR="00AC12A0" w:rsidRPr="00CF2EA4" w:rsidDel="003D0AFD">
          <w:rPr>
            <w:color w:val="000000"/>
            <w:lang w:val="en-GB"/>
          </w:rPr>
          <w:delText>redibility intervals</w:delText>
        </w:r>
      </w:del>
      <w:del w:id="201" w:author="Diego Fabian Beltran Segura" w:date="2022-08-25T17:11:00Z">
        <w:r w:rsidR="00531C10" w:rsidRPr="00CF2EA4" w:rsidDel="00935F7B">
          <w:rPr>
            <w:color w:val="000000"/>
            <w:lang w:val="en-GB"/>
          </w:rPr>
          <w:delText>: -1.</w:delText>
        </w:r>
      </w:del>
      <w:del w:id="202" w:author="Diego Fabian Beltran Segura" w:date="2022-08-25T10:55:00Z">
        <w:r w:rsidR="00531C10" w:rsidRPr="00CF2EA4" w:rsidDel="002318E1">
          <w:rPr>
            <w:color w:val="000000"/>
            <w:lang w:val="en-GB"/>
          </w:rPr>
          <w:delText xml:space="preserve">08 </w:delText>
        </w:r>
      </w:del>
      <w:del w:id="203" w:author="Diego Fabian Beltran Segura" w:date="2022-08-25T17:11:00Z">
        <w:r w:rsidR="00645E1A" w:rsidRPr="00CF2EA4" w:rsidDel="00935F7B">
          <w:rPr>
            <w:color w:val="000000"/>
            <w:lang w:val="en-GB"/>
          </w:rPr>
          <w:delText>–</w:delText>
        </w:r>
        <w:r w:rsidR="00531C10" w:rsidRPr="00CF2EA4" w:rsidDel="00935F7B">
          <w:rPr>
            <w:color w:val="000000"/>
            <w:lang w:val="en-GB"/>
          </w:rPr>
          <w:delText xml:space="preserve"> -0.09</w:delText>
        </w:r>
        <w:r w:rsidR="00DD4A39" w:rsidRPr="00CF2EA4" w:rsidDel="00935F7B">
          <w:rPr>
            <w:color w:val="000000"/>
            <w:lang w:val="en-GB"/>
          </w:rPr>
          <w:delText xml:space="preserve">; </w:delText>
        </w:r>
        <w:r w:rsidR="00E77A4A" w:rsidRPr="00CF2EA4" w:rsidDel="00935F7B">
          <w:rPr>
            <w:color w:val="000000"/>
            <w:lang w:val="en-GB"/>
          </w:rPr>
          <w:delText>Table S</w:delText>
        </w:r>
        <w:r w:rsidR="00785046" w:rsidRPr="00CF2EA4" w:rsidDel="00935F7B">
          <w:rPr>
            <w:color w:val="000000"/>
            <w:lang w:val="en-GB"/>
          </w:rPr>
          <w:delText>3</w:delText>
        </w:r>
        <w:r w:rsidR="0047780A" w:rsidRPr="00CF2EA4" w:rsidDel="00935F7B">
          <w:rPr>
            <w:color w:val="000000"/>
            <w:lang w:val="en-GB"/>
          </w:rPr>
          <w:delText>)</w:delText>
        </w:r>
      </w:del>
      <w:r w:rsidR="0047780A" w:rsidRPr="00CF2EA4">
        <w:rPr>
          <w:color w:val="000000"/>
          <w:lang w:val="en-GB"/>
        </w:rPr>
        <w:t xml:space="preserve">. </w:t>
      </w:r>
      <w:r w:rsidR="007268D5" w:rsidRPr="00CF2EA4">
        <w:rPr>
          <w:color w:val="000000"/>
          <w:lang w:val="en-GB"/>
        </w:rPr>
        <w:t>M</w:t>
      </w:r>
      <w:ins w:id="204" w:author="Diego Fabian Beltran Segura" w:date="2022-08-25T17:11:00Z">
        <w:r w:rsidR="00935F7B" w:rsidRPr="00CF2EA4">
          <w:rPr>
            <w:color w:val="000000"/>
            <w:lang w:val="en-GB"/>
          </w:rPr>
          <w:t>orphological dimorphism</w:t>
        </w:r>
      </w:ins>
      <w:del w:id="205" w:author="Diego Fabian Beltran Segura" w:date="2022-08-25T17:11:00Z">
        <w:r w:rsidR="007268D5" w:rsidRPr="00CF2EA4" w:rsidDel="00935F7B">
          <w:rPr>
            <w:color w:val="000000"/>
            <w:lang w:val="en-GB"/>
          </w:rPr>
          <w:delText>D</w:delText>
        </w:r>
      </w:del>
      <w:r w:rsidR="0047780A" w:rsidRPr="00CF2EA4">
        <w:rPr>
          <w:color w:val="000000"/>
          <w:lang w:val="en-GB"/>
        </w:rPr>
        <w:t xml:space="preserve"> decreased with </w:t>
      </w:r>
      <w:r w:rsidR="0037712A" w:rsidRPr="00CF2EA4">
        <w:rPr>
          <w:color w:val="000000"/>
          <w:lang w:val="en-GB"/>
        </w:rPr>
        <w:t xml:space="preserve">increasing </w:t>
      </w:r>
      <w:r w:rsidR="0047780A" w:rsidRPr="00CF2EA4">
        <w:rPr>
          <w:color w:val="000000"/>
          <w:lang w:val="en-GB"/>
        </w:rPr>
        <w:t>elevation</w:t>
      </w:r>
      <w:ins w:id="206" w:author="Diego Fabian Beltran Segura" w:date="2022-08-25T17:11:00Z">
        <w:r w:rsidR="00935F7B" w:rsidRPr="00CF2EA4">
          <w:rPr>
            <w:color w:val="000000"/>
            <w:lang w:val="en-GB"/>
          </w:rPr>
          <w:t xml:space="preserve"> </w:t>
        </w:r>
        <w:r w:rsidR="00935F7B" w:rsidRPr="00CF2EA4">
          <w:rPr>
            <w:color w:val="000000"/>
            <w:lang w:val="en-GB"/>
          </w:rPr>
          <w:t>(Fig. 2; posterior median</w:t>
        </w:r>
        <w:r w:rsidR="00935F7B" w:rsidRPr="00CF2EA4">
          <w:rPr>
            <w:color w:val="000000"/>
            <w:lang w:val="en-GB"/>
          </w:rPr>
          <w:t xml:space="preserve"> </w:t>
        </w:r>
        <w:r w:rsidR="00935F7B" w:rsidRPr="00CF2EA4">
          <w:rPr>
            <w:color w:val="000000"/>
            <w:lang w:val="en-GB"/>
          </w:rPr>
          <w:t>= -0.59, 95% HDI: -1.</w:t>
        </w:r>
        <w:r w:rsidR="00935F7B" w:rsidRPr="00CF2EA4">
          <w:rPr>
            <w:color w:val="000000"/>
            <w:lang w:val="en-GB"/>
          </w:rPr>
          <w:t>0</w:t>
        </w:r>
        <w:r w:rsidR="00935F7B" w:rsidRPr="00CF2EA4">
          <w:rPr>
            <w:color w:val="000000"/>
            <w:lang w:val="en-GB"/>
          </w:rPr>
          <w:t>9</w:t>
        </w:r>
        <w:r w:rsidR="00935F7B" w:rsidRPr="00CF2EA4">
          <w:rPr>
            <w:color w:val="000000"/>
            <w:lang w:val="en-GB"/>
          </w:rPr>
          <w:t xml:space="preserve"> </w:t>
        </w:r>
        <w:r w:rsidR="00935F7B" w:rsidRPr="00CF2EA4">
          <w:rPr>
            <w:color w:val="000000"/>
            <w:lang w:val="en-GB"/>
          </w:rPr>
          <w:t>– -0.09; Table S3)</w:t>
        </w:r>
      </w:ins>
      <w:r w:rsidR="00937E09" w:rsidRPr="00CF2EA4">
        <w:rPr>
          <w:color w:val="000000"/>
          <w:lang w:val="en-GB"/>
        </w:rPr>
        <w:t>,</w:t>
      </w:r>
      <w:r w:rsidR="0047780A" w:rsidRPr="00CF2EA4">
        <w:rPr>
          <w:color w:val="000000"/>
          <w:lang w:val="en-GB"/>
        </w:rPr>
        <w:t xml:space="preserve"> </w:t>
      </w:r>
      <w:r w:rsidR="00937E09" w:rsidRPr="00CF2EA4">
        <w:rPr>
          <w:color w:val="000000"/>
          <w:lang w:val="en-GB"/>
        </w:rPr>
        <w:t>h</w:t>
      </w:r>
      <w:r w:rsidR="00B9381D" w:rsidRPr="00CF2EA4">
        <w:rPr>
          <w:color w:val="000000"/>
          <w:lang w:val="en-GB"/>
        </w:rPr>
        <w:t>owever,</w:t>
      </w:r>
      <w:r w:rsidR="0047780A" w:rsidRPr="00CF2EA4">
        <w:rPr>
          <w:color w:val="000000"/>
          <w:lang w:val="en-GB"/>
        </w:rPr>
        <w:t xml:space="preserve"> in mixed habitats the relationship between </w:t>
      </w:r>
      <w:r w:rsidR="007268D5" w:rsidRPr="00CF2EA4">
        <w:rPr>
          <w:color w:val="000000"/>
          <w:lang w:val="en-GB"/>
        </w:rPr>
        <w:t>MD</w:t>
      </w:r>
      <w:r w:rsidR="0047780A" w:rsidRPr="00CF2EA4">
        <w:rPr>
          <w:color w:val="000000"/>
          <w:lang w:val="en-GB"/>
        </w:rPr>
        <w:t xml:space="preserve"> and altitude was positive.</w:t>
      </w:r>
      <w:r w:rsidR="00A32286" w:rsidRPr="00CF2EA4">
        <w:rPr>
          <w:color w:val="000000"/>
          <w:lang w:val="en-GB"/>
        </w:rPr>
        <w:t xml:space="preserve"> To determine if the </w:t>
      </w:r>
      <w:r w:rsidR="0062325C" w:rsidRPr="00CF2EA4">
        <w:rPr>
          <w:color w:val="000000"/>
          <w:lang w:val="en-GB"/>
        </w:rPr>
        <w:t xml:space="preserve">MD </w:t>
      </w:r>
      <w:r w:rsidR="00A32286" w:rsidRPr="00CF2EA4">
        <w:rPr>
          <w:color w:val="000000"/>
          <w:lang w:val="en-GB"/>
        </w:rPr>
        <w:t xml:space="preserve">association was </w:t>
      </w:r>
      <w:r w:rsidR="00E200A7" w:rsidRPr="00CF2EA4">
        <w:rPr>
          <w:color w:val="000000"/>
          <w:lang w:val="en-GB"/>
        </w:rPr>
        <w:t xml:space="preserve">attributable to </w:t>
      </w:r>
      <w:ins w:id="207" w:author="Diego Fabian Beltran Segura" w:date="2022-08-26T11:14:00Z">
        <w:r w:rsidR="005925E0" w:rsidRPr="00CF2EA4">
          <w:rPr>
            <w:color w:val="000000"/>
            <w:lang w:val="en-GB"/>
          </w:rPr>
          <w:t xml:space="preserve">either </w:t>
        </w:r>
      </w:ins>
      <w:r w:rsidR="00E200A7" w:rsidRPr="00CF2EA4">
        <w:rPr>
          <w:color w:val="000000"/>
          <w:lang w:val="en-GB"/>
        </w:rPr>
        <w:t>body size or wing length</w:t>
      </w:r>
      <w:del w:id="208" w:author="Diego Fabian Beltran Segura" w:date="2022-08-26T11:14:00Z">
        <w:r w:rsidR="00E200A7" w:rsidRPr="00CF2EA4" w:rsidDel="005925E0">
          <w:rPr>
            <w:color w:val="000000"/>
            <w:lang w:val="en-GB"/>
          </w:rPr>
          <w:delText xml:space="preserve"> dimorphisms alone</w:delText>
        </w:r>
      </w:del>
      <w:r w:rsidR="00E200A7" w:rsidRPr="00CF2EA4">
        <w:rPr>
          <w:color w:val="000000"/>
          <w:lang w:val="en-GB"/>
        </w:rPr>
        <w:t xml:space="preserve">, we ran PGLS </w:t>
      </w:r>
      <w:r w:rsidR="003A0C20" w:rsidRPr="00CF2EA4">
        <w:rPr>
          <w:color w:val="000000"/>
          <w:lang w:val="en-GB"/>
        </w:rPr>
        <w:t xml:space="preserve">models </w:t>
      </w:r>
      <w:r w:rsidR="00306448" w:rsidRPr="00CF2EA4">
        <w:rPr>
          <w:color w:val="000000"/>
          <w:lang w:val="en-GB"/>
        </w:rPr>
        <w:t>with a lambda correlation</w:t>
      </w:r>
      <w:ins w:id="209" w:author="Diego Fabian Beltran Segura" w:date="2022-08-25T13:17:00Z">
        <w:r w:rsidR="00514A24" w:rsidRPr="00CF2EA4">
          <w:rPr>
            <w:color w:val="000000"/>
            <w:lang w:val="en-GB"/>
          </w:rPr>
          <w:t xml:space="preserve"> with initial value of 1</w:t>
        </w:r>
      </w:ins>
      <w:r w:rsidR="00306448" w:rsidRPr="00CF2EA4">
        <w:rPr>
          <w:color w:val="000000"/>
          <w:lang w:val="en-GB"/>
        </w:rPr>
        <w:t xml:space="preserve"> between</w:t>
      </w:r>
      <w:r w:rsidR="00E200A7" w:rsidRPr="00CF2EA4">
        <w:rPr>
          <w:color w:val="000000"/>
          <w:lang w:val="en-GB"/>
        </w:rPr>
        <w:t xml:space="preserve"> the </w:t>
      </w:r>
      <w:del w:id="210" w:author="Diego Fabian Beltran Segura" w:date="2022-08-25T13:17:00Z">
        <w:r w:rsidR="00A364A5" w:rsidRPr="00CF2EA4" w:rsidDel="00514A24">
          <w:rPr>
            <w:color w:val="000000"/>
            <w:lang w:val="en-GB"/>
          </w:rPr>
          <w:delText>SDIs</w:delText>
        </w:r>
        <w:r w:rsidR="00E200A7" w:rsidRPr="00CF2EA4" w:rsidDel="00514A24">
          <w:rPr>
            <w:color w:val="000000"/>
            <w:lang w:val="en-GB"/>
          </w:rPr>
          <w:delText xml:space="preserve"> of</w:delText>
        </w:r>
      </w:del>
      <w:ins w:id="211" w:author="Diego Fabian Beltran Segura" w:date="2022-08-25T17:12:00Z">
        <w:r w:rsidR="00935F7B" w:rsidRPr="00CF2EA4">
          <w:rPr>
            <w:color w:val="000000"/>
            <w:lang w:val="en-GB"/>
          </w:rPr>
          <w:t xml:space="preserve">log10 </w:t>
        </w:r>
      </w:ins>
      <w:ins w:id="212" w:author="Diego Fabian Beltran Segura" w:date="2022-08-25T13:17:00Z">
        <w:r w:rsidR="00514A24" w:rsidRPr="00CF2EA4">
          <w:rPr>
            <w:color w:val="000000"/>
            <w:lang w:val="en-GB"/>
          </w:rPr>
          <w:t>sex differences in</w:t>
        </w:r>
      </w:ins>
      <w:r w:rsidR="00E200A7" w:rsidRPr="00CF2EA4">
        <w:rPr>
          <w:color w:val="000000"/>
          <w:lang w:val="en-GB"/>
        </w:rPr>
        <w:t xml:space="preserve"> body size, wing length, and folded wing length</w:t>
      </w:r>
      <w:r w:rsidR="00306448" w:rsidRPr="00CF2EA4">
        <w:rPr>
          <w:color w:val="000000"/>
          <w:lang w:val="en-GB"/>
        </w:rPr>
        <w:t>,</w:t>
      </w:r>
      <w:r w:rsidR="00E200A7" w:rsidRPr="00CF2EA4">
        <w:rPr>
          <w:color w:val="000000"/>
          <w:lang w:val="en-GB"/>
        </w:rPr>
        <w:t xml:space="preserve"> </w:t>
      </w:r>
      <w:r w:rsidR="00306448" w:rsidRPr="00CF2EA4">
        <w:rPr>
          <w:color w:val="000000"/>
          <w:lang w:val="en-GB"/>
        </w:rPr>
        <w:t>and</w:t>
      </w:r>
      <w:r w:rsidR="00E200A7" w:rsidRPr="00CF2EA4">
        <w:rPr>
          <w:color w:val="000000"/>
          <w:lang w:val="en-GB"/>
        </w:rPr>
        <w:t xml:space="preserve"> the same predictors as BPMMs. Wing measurements were </w:t>
      </w:r>
      <w:r w:rsidR="003A0C20" w:rsidRPr="00CF2EA4">
        <w:rPr>
          <w:color w:val="000000"/>
          <w:lang w:val="en-GB"/>
        </w:rPr>
        <w:t>corrected</w:t>
      </w:r>
      <w:r w:rsidR="00E200A7" w:rsidRPr="00CF2EA4">
        <w:rPr>
          <w:color w:val="000000"/>
          <w:lang w:val="en-GB"/>
        </w:rPr>
        <w:t xml:space="preserve"> </w:t>
      </w:r>
      <w:r w:rsidR="00BB60F2" w:rsidRPr="00CF2EA4">
        <w:rPr>
          <w:color w:val="000000"/>
          <w:lang w:val="en-GB"/>
        </w:rPr>
        <w:t>for size by</w:t>
      </w:r>
      <w:r w:rsidR="00E200A7" w:rsidRPr="00CF2EA4">
        <w:rPr>
          <w:color w:val="000000"/>
          <w:lang w:val="en-GB"/>
        </w:rPr>
        <w:t xml:space="preserve"> dividing each trait by the </w:t>
      </w:r>
      <w:del w:id="213" w:author="Diego Fabian Beltran Segura" w:date="2022-08-25T13:21:00Z">
        <w:r w:rsidR="000A6E9D" w:rsidRPr="00CF2EA4" w:rsidDel="001F4257">
          <w:rPr>
            <w:color w:val="000000"/>
            <w:lang w:val="en-GB"/>
          </w:rPr>
          <w:delText>square</w:delText>
        </w:r>
        <w:r w:rsidR="00E200A7" w:rsidRPr="00CF2EA4" w:rsidDel="001F4257">
          <w:rPr>
            <w:color w:val="000000"/>
            <w:lang w:val="en-GB"/>
          </w:rPr>
          <w:delText xml:space="preserve"> </w:delText>
        </w:r>
      </w:del>
      <w:ins w:id="214" w:author="Diego Fabian Beltran Segura" w:date="2022-08-25T13:21:00Z">
        <w:r w:rsidR="001F4257" w:rsidRPr="00CF2EA4">
          <w:rPr>
            <w:color w:val="000000"/>
            <w:lang w:val="en-GB"/>
          </w:rPr>
          <w:t>cubic</w:t>
        </w:r>
        <w:r w:rsidR="001F4257" w:rsidRPr="00CF2EA4">
          <w:rPr>
            <w:color w:val="000000"/>
            <w:lang w:val="en-GB"/>
          </w:rPr>
          <w:t xml:space="preserve"> </w:t>
        </w:r>
      </w:ins>
      <w:r w:rsidR="00E200A7" w:rsidRPr="00CF2EA4">
        <w:rPr>
          <w:color w:val="000000"/>
          <w:lang w:val="en-GB"/>
        </w:rPr>
        <w:t xml:space="preserve">root of body </w:t>
      </w:r>
      <w:r w:rsidR="00FA59CB" w:rsidRPr="00CF2EA4">
        <w:rPr>
          <w:color w:val="000000"/>
          <w:lang w:val="en-GB"/>
        </w:rPr>
        <w:t>mass</w:t>
      </w:r>
      <w:r w:rsidR="00E200A7" w:rsidRPr="00CF2EA4">
        <w:rPr>
          <w:color w:val="000000"/>
          <w:lang w:val="en-GB"/>
        </w:rPr>
        <w:t xml:space="preserve">. Results showed </w:t>
      </w:r>
      <w:r w:rsidR="0062325C" w:rsidRPr="00CF2EA4">
        <w:rPr>
          <w:color w:val="000000"/>
          <w:lang w:val="en-GB"/>
        </w:rPr>
        <w:t xml:space="preserve">only </w:t>
      </w:r>
      <w:r w:rsidR="00576F84" w:rsidRPr="00CF2EA4">
        <w:rPr>
          <w:color w:val="000000"/>
          <w:lang w:val="en-GB"/>
        </w:rPr>
        <w:t xml:space="preserve">one </w:t>
      </w:r>
      <w:r w:rsidR="0062325C" w:rsidRPr="00CF2EA4">
        <w:rPr>
          <w:color w:val="000000"/>
          <w:lang w:val="en-GB"/>
        </w:rPr>
        <w:t xml:space="preserve">significant </w:t>
      </w:r>
      <w:r w:rsidR="00576F84" w:rsidRPr="00CF2EA4">
        <w:rPr>
          <w:color w:val="000000"/>
          <w:lang w:val="en-GB"/>
        </w:rPr>
        <w:t>effect</w:t>
      </w:r>
      <w:r w:rsidR="0062325C" w:rsidRPr="00CF2EA4">
        <w:rPr>
          <w:color w:val="000000"/>
          <w:lang w:val="en-GB"/>
        </w:rPr>
        <w:t xml:space="preserve"> in the wing</w:t>
      </w:r>
      <w:r w:rsidR="00576F84" w:rsidRPr="00CF2EA4">
        <w:rPr>
          <w:color w:val="000000"/>
          <w:lang w:val="en-GB"/>
        </w:rPr>
        <w:t xml:space="preserve"> length</w:t>
      </w:r>
      <w:r w:rsidR="0062325C" w:rsidRPr="00CF2EA4">
        <w:rPr>
          <w:color w:val="000000"/>
          <w:lang w:val="en-GB"/>
        </w:rPr>
        <w:t xml:space="preserve"> model</w:t>
      </w:r>
      <w:r w:rsidR="004F7BCE" w:rsidRPr="00CF2EA4">
        <w:rPr>
          <w:color w:val="000000"/>
          <w:lang w:val="en-GB"/>
        </w:rPr>
        <w:t>, which did not</w:t>
      </w:r>
      <w:r w:rsidR="00785046" w:rsidRPr="00CF2EA4">
        <w:rPr>
          <w:color w:val="000000"/>
          <w:lang w:val="en-GB"/>
        </w:rPr>
        <w:t xml:space="preserve"> fully</w:t>
      </w:r>
      <w:r w:rsidR="004F7BCE" w:rsidRPr="00CF2EA4">
        <w:rPr>
          <w:color w:val="000000"/>
          <w:lang w:val="en-GB"/>
        </w:rPr>
        <w:t xml:space="preserve"> account for the results obtained in the MD BPMM (Table S</w:t>
      </w:r>
      <w:r w:rsidR="00785046" w:rsidRPr="00CF2EA4">
        <w:rPr>
          <w:color w:val="000000"/>
          <w:lang w:val="en-GB"/>
        </w:rPr>
        <w:t>4</w:t>
      </w:r>
      <w:r w:rsidR="004F7BCE" w:rsidRPr="00CF2EA4">
        <w:rPr>
          <w:color w:val="000000"/>
          <w:lang w:val="en-GB"/>
        </w:rPr>
        <w:t>).</w:t>
      </w:r>
      <w:r w:rsidR="0062325C" w:rsidRPr="00CF2EA4">
        <w:rPr>
          <w:color w:val="000000"/>
          <w:lang w:val="en-GB"/>
        </w:rPr>
        <w:t xml:space="preserve"> </w:t>
      </w:r>
      <w:ins w:id="215" w:author="Diego Fabian Beltran Segura" w:date="2022-08-25T13:53:00Z">
        <w:r w:rsidR="00C42608" w:rsidRPr="00CF2EA4">
          <w:rPr>
            <w:color w:val="000000"/>
            <w:lang w:val="en-GB"/>
          </w:rPr>
          <w:t xml:space="preserve">To determine if </w:t>
        </w:r>
      </w:ins>
      <w:ins w:id="216" w:author="Diego Fabian Beltran Segura" w:date="2022-08-25T14:31:00Z">
        <w:r w:rsidR="00B72B09" w:rsidRPr="00CF2EA4">
          <w:rPr>
            <w:color w:val="000000"/>
            <w:lang w:val="en-GB"/>
          </w:rPr>
          <w:t>increased</w:t>
        </w:r>
      </w:ins>
      <w:ins w:id="217" w:author="Diego Fabian Beltran Segura" w:date="2022-08-25T13:53:00Z">
        <w:r w:rsidR="00C42608" w:rsidRPr="00CF2EA4">
          <w:rPr>
            <w:color w:val="000000"/>
            <w:lang w:val="en-GB"/>
          </w:rPr>
          <w:t xml:space="preserve"> sampling of species </w:t>
        </w:r>
      </w:ins>
      <w:ins w:id="218" w:author="Diego Fabian Beltran Segura" w:date="2022-08-26T11:15:00Z">
        <w:r w:rsidR="005925E0" w:rsidRPr="00CF2EA4">
          <w:rPr>
            <w:color w:val="000000"/>
            <w:lang w:val="en-GB"/>
          </w:rPr>
          <w:t>of</w:t>
        </w:r>
      </w:ins>
      <w:ins w:id="219" w:author="Diego Fabian Beltran Segura" w:date="2022-08-25T13:53:00Z">
        <w:r w:rsidR="00C42608" w:rsidRPr="00CF2EA4">
          <w:rPr>
            <w:color w:val="000000"/>
            <w:lang w:val="en-GB"/>
          </w:rPr>
          <w:t xml:space="preserve"> the “Bee” clade (Fig. 1) </w:t>
        </w:r>
      </w:ins>
      <w:ins w:id="220" w:author="Diego Fabian Beltran Segura" w:date="2022-08-25T14:31:00Z">
        <w:r w:rsidR="00B72B09" w:rsidRPr="00CF2EA4">
          <w:rPr>
            <w:color w:val="000000"/>
            <w:lang w:val="en-GB"/>
          </w:rPr>
          <w:t xml:space="preserve">would </w:t>
        </w:r>
      </w:ins>
      <w:ins w:id="221" w:author="Diego Fabian Beltran Segura" w:date="2022-08-25T13:53:00Z">
        <w:r w:rsidR="00C42608" w:rsidRPr="00CF2EA4">
          <w:rPr>
            <w:color w:val="000000"/>
            <w:lang w:val="en-GB"/>
          </w:rPr>
          <w:t xml:space="preserve">influence our results, we ran </w:t>
        </w:r>
      </w:ins>
      <w:ins w:id="222" w:author="Diego Fabian Beltran Segura" w:date="2022-08-25T14:31:00Z">
        <w:r w:rsidR="00B72B09" w:rsidRPr="00CF2EA4">
          <w:rPr>
            <w:color w:val="000000"/>
            <w:lang w:val="en-GB"/>
          </w:rPr>
          <w:t xml:space="preserve">two </w:t>
        </w:r>
      </w:ins>
      <w:ins w:id="223" w:author="Diego Fabian Beltran Segura" w:date="2022-08-25T13:53:00Z">
        <w:r w:rsidR="00C42608" w:rsidRPr="00CF2EA4">
          <w:rPr>
            <w:color w:val="000000"/>
            <w:lang w:val="en-GB"/>
          </w:rPr>
          <w:t xml:space="preserve">additional </w:t>
        </w:r>
      </w:ins>
      <w:ins w:id="224" w:author="Diego Fabian Beltran Segura" w:date="2022-08-25T14:31:00Z">
        <w:r w:rsidR="00B72B09" w:rsidRPr="00CF2EA4">
          <w:rPr>
            <w:color w:val="000000"/>
            <w:lang w:val="en-GB"/>
          </w:rPr>
          <w:t xml:space="preserve">sets of </w:t>
        </w:r>
      </w:ins>
      <w:ins w:id="225" w:author="Diego Fabian Beltran Segura" w:date="2022-08-25T13:53:00Z">
        <w:r w:rsidR="00C42608" w:rsidRPr="00CF2EA4">
          <w:rPr>
            <w:color w:val="000000"/>
            <w:lang w:val="en-GB"/>
          </w:rPr>
          <w:t>m</w:t>
        </w:r>
      </w:ins>
      <w:ins w:id="226" w:author="Diego Fabian Beltran Segura" w:date="2022-08-25T13:54:00Z">
        <w:r w:rsidR="00C42608" w:rsidRPr="00CF2EA4">
          <w:rPr>
            <w:color w:val="000000"/>
            <w:lang w:val="en-GB"/>
          </w:rPr>
          <w:t xml:space="preserve">odels using the AVONET </w:t>
        </w:r>
      </w:ins>
      <w:r w:rsidR="00C42608" w:rsidRPr="00CF2EA4">
        <w:rPr>
          <w:color w:val="000000"/>
          <w:lang w:val="en-GB"/>
        </w:rPr>
        <w:fldChar w:fldCharType="begin"/>
      </w:r>
      <w:r w:rsidR="00A47E3E" w:rsidRPr="00CF2EA4">
        <w:rPr>
          <w:color w:val="000000"/>
          <w:lang w:val="en-GB"/>
        </w:rPr>
        <w:instrText xml:space="preserve"> ADDIN ZOTERO_ITEM CSL_CITATION {"citationID":"hSKL7LVa","properties":{"formattedCitation":"(67)","plainCitation":"(67)","noteIndex":0},"citationItems":[{"id":704,"uris":["http://zotero.org/users/local/w8RmTn1Z/items/RBL6I53N"],"itemData":{"id":704,"type":"article-journal","abstract":"Functional traits offer a rich quantitative framework for developing and testing theories in evolutionary biology, ecology and ecosystem science. However, the potential of functional traits to drive theoretical advances and refine models of global change can only be fully realised when species-­level information is complete. Here we present the AVONET dataset containing comprehensive functional trait data for all birds, including six ecological variables, 11 continuous morphological traits, and information on range size and location. Raw morphological measurements are presented from 90,020 individuals of 11,009 extant bird species sampled from 181 countries. These data are also summarised as species averages in three taxonomic formats, allowing integration with a global phylogeny, geographical range maps, IUCN Red List data and the eBird citizen science database. The AVONET dataset provides the most detailed picture of continuous trait variation for any major radiation of organisms, offering a global template for testing hypotheses and exploring the evolutionary origins, structure and functioning of biodiversity.","container-title":"Ecology Letters","DOI":"10.1111/ele.13898","ISSN":"1461-023X, 1461-0248","issue":"3","journalAbbreviation":"Ecology Letters","language":"en","page":"581-597","source":"DOI.org (Crossref)","title":"AVONET: morphological, ecological and geographical data for all birds","title-short":"AVONET","volume":"25","author":[{"family":"Tobias","given":"Joseph A."},{"family":"Sheard","given":"Catherine"},{"family":"Pigot","given":"Alex L."},{"family":"Devenish","given":"Adam J. M."},{"family":"Yang","given":"Jingyi"},{"family":"Sayol","given":"Ferran"},{"family":"Neate‐Clegg","given":"Montague H. C."},{"family":"Alioravainen","given":"Nico"},{"family":"Weeks","given":"Thomas L."},{"family":"Barber","given":"Robert A."},{"family":"Walkden","given":"Patrick A."},{"family":"MacGregor","given":"Hannah E. A."},{"family":"Jones","given":"Samuel E. I."},{"family":"Vincent","given":"Claire"},{"family":"Phillips","given":"Anna G."},{"family":"Marples","given":"Nicola M."},{"family":"Montaño‐Centellas","given":"Flavia A."},{"family":"Leandro‐Silva","given":"Victor"},{"family":"Claramunt","given":"Santiago"},{"family":"Darski","given":"Bianca"},{"family":"Freeman","given":"Benjamin G."},{"family":"Bregman","given":"Tom P."},{"family":"Cooney","given":"Christopher R."},{"family":"Hughes","given":"Emma C."},{"family":"Capp","given":"Elliot J. R."},{"family":"Varley","given":"Zoë K."},{"family":"Friedman","given":"Nicholas R."},{"family":"Korntheuer","given":"Heiko"},{"family":"Corrales‐Vargas","given":"Andrea"},{"family":"Trisos","given":"Christopher H."},{"family":"Weeks","given":"Brian C."},{"family":"Hanz","given":"Dagmar M."},{"family":"Töpfer","given":"Till"},{"family":"Bravo","given":"Gustavo A."},{"family":"Remeš","given":"Vladimír"},{"family":"Nowak","given":"Larissa"},{"family":"Carneiro","given":"Lincoln S."},{"family":"Moncada R.","given":"Amilkar J."},{"family":"Matysioková","given":"Beata"},{"family":"Baldassarre","given":"Daniel T."},{"family":"Martínez‐Salinas","given":"Alejandra"},{"family":"Wolfe","given":"Jared D."},{"family":"Chapman","given":"Philip M."},{"family":"Daly","given":"Benjamin G."},{"family":"Sorensen","given":"Marjorie C."},{"family":"Neu","given":"Alexander"},{"family":"Ford","given":"Michael A."},{"family":"Mayhew","given":"Rebekah J."},{"family":"Fabio Silveira","given":"Luis"},{"family":"Kelly","given":"David J."},{"family":"Annorbah","given":"Nathaniel N. D."},{"family":"Pollock","given":"Henry S."},{"family":"Grabowska‐Zhang","given":"Ada M."},{"family":"McEntee","given":"Jay P."},{"family":"Carlos T. Gonzalez","given":"Juan"},{"family":"Meneses","given":"Camila G."},{"family":"Muñoz","given":"Marcia C."},{"family":"Powell","given":"Luke L."},{"family":"Jamie","given":"Gabriel A."},{"family":"Matthews","given":"Thomas J."},{"family":"Johnson","given":"Oscar"},{"family":"Brito","given":"Guilherme R. R."},{"family":"Zyskowski","given":"Kristof"},{"family":"Crates","given":"Ross"},{"family":"Harvey","given":"Michael G."},{"family":"Jurado Zevallos","given":"Maura"},{"family":"Hosner","given":"Peter A."},{"family":"Bradfer‐Lawrence","given":"Tom"},{"family":"Maley","given":"James M."},{"family":"Stiles","given":"F. Gary"},{"family":"Lima","given":"Hevana S."},{"family":"Provost","given":"Kaiya L."},{"family":"Chibesa","given":"Moses"},{"family":"Mashao","given":"Mmatjie"},{"family":"Howard","given":"Jeffrey T."},{"family":"Mlamba","given":"Edson"},{"family":"Chua","given":"Marcus A. H."},{"family":"Li","given":"Bicheng"},{"family":"Gómez","given":"M. Isabel"},{"family":"García","given":"Natalia C."},{"family":"Päckert","given":"Martin"},{"family":"Fuchs","given":"Jérôme"},{"family":"Ali","given":"Jarome R."},{"family":"Derryberry","given":"Elizabeth P."},{"family":"Carlson","given":"Monica L."},{"family":"Urriza","given":"Rolly C."},{"family":"Brzeski","given":"Kristin E."},{"family":"Prawiradilaga","given":"Dewi M."},{"family":"Rayner","given":"Matt J."},{"family":"Miller","given":"Eliot T."},{"family":"Bowie","given":"Rauri C. K."},{"family":"Lafontaine","given":"René‐Marie"},{"family":"Scofield","given":"R. Paul"},{"family":"Lou","given":"Yingqiang"},{"family":"Somarathna","given":"Lankani"},{"family":"Lepage","given":"Denis"},{"family":"Illif","given":"Marshall"},{"family":"Neuschulz","given":"Eike Lena"},{"family":"Templin","given":"Mathias"},{"family":"Dehling","given":"D. Matthias"},{"family":"Cooper","given":"Jacob C."},{"family":"Pauwels","given":"Olivier S. G."},{"family":"Analuddin","given":"Kangkuso"},{"family":"Fjeldså","given":"Jon"},{"family":"Seddon","given":"Nathalie"},{"family":"Sweet","given":"Paul R."},{"family":"DeClerck","given":"Fabrice A. J."},{"family":"Naka","given":"Luciano N."},{"family":"Brawn","given":"Jeffrey D."},{"family":"Aleixo","given":"Alexandre"},{"family":"Böhning‐Gaese","given":"Katrin"},{"family":"Rahbek","given":"Carsten"},{"family":"Fritz","given":"Susanne A."},{"family":"Thomas","given":"Gavin H."},{"family":"Schleuning","given":"Matthias"}],"editor":[{"family":"Coulson","given":"Tim"}],"issued":{"date-parts":[["2022",3]]}}}],"schema":"https://github.com/citation-style-language/schema/raw/master/csl-citation.json"} </w:instrText>
      </w:r>
      <w:r w:rsidR="00C42608" w:rsidRPr="00CF2EA4">
        <w:rPr>
          <w:color w:val="000000"/>
          <w:lang w:val="en-GB"/>
        </w:rPr>
        <w:fldChar w:fldCharType="separate"/>
      </w:r>
      <w:r w:rsidR="00A47E3E" w:rsidRPr="00CF2EA4">
        <w:rPr>
          <w:noProof/>
          <w:color w:val="000000"/>
          <w:lang w:val="en-GB"/>
        </w:rPr>
        <w:t>(67)</w:t>
      </w:r>
      <w:r w:rsidR="00C42608" w:rsidRPr="00CF2EA4">
        <w:rPr>
          <w:color w:val="000000"/>
          <w:lang w:val="en-GB"/>
        </w:rPr>
        <w:fldChar w:fldCharType="end"/>
      </w:r>
      <w:ins w:id="227" w:author="Diego Fabian Beltran Segura" w:date="2022-08-25T13:54:00Z">
        <w:r w:rsidR="00C42608" w:rsidRPr="00CF2EA4">
          <w:rPr>
            <w:color w:val="000000"/>
            <w:lang w:val="en-GB"/>
          </w:rPr>
          <w:t xml:space="preserve"> dataset</w:t>
        </w:r>
      </w:ins>
      <w:ins w:id="228" w:author="Diego Fabian Beltran Segura" w:date="2022-08-25T13:55:00Z">
        <w:r w:rsidR="00C42608" w:rsidRPr="00CF2EA4">
          <w:rPr>
            <w:color w:val="000000"/>
            <w:lang w:val="en-GB"/>
          </w:rPr>
          <w:t xml:space="preserve"> only</w:t>
        </w:r>
      </w:ins>
      <w:ins w:id="229" w:author="Diego Fabian Beltran Segura" w:date="2022-08-25T13:54:00Z">
        <w:r w:rsidR="00C42608" w:rsidRPr="00CF2EA4">
          <w:rPr>
            <w:color w:val="000000"/>
            <w:lang w:val="en-GB"/>
          </w:rPr>
          <w:t xml:space="preserve">, and a combination of AVONET and our own </w:t>
        </w:r>
      </w:ins>
      <w:ins w:id="230" w:author="Diego Fabian Beltran Segura" w:date="2022-08-25T14:07:00Z">
        <w:r w:rsidR="00153706" w:rsidRPr="00CF2EA4">
          <w:rPr>
            <w:color w:val="000000"/>
            <w:lang w:val="en-GB"/>
          </w:rPr>
          <w:t>(See supplementary methods for details)</w:t>
        </w:r>
      </w:ins>
      <w:ins w:id="231" w:author="Diego Fabian Beltran Segura" w:date="2022-08-25T13:54:00Z">
        <w:r w:rsidR="00C42608" w:rsidRPr="00CF2EA4">
          <w:rPr>
            <w:color w:val="000000"/>
            <w:lang w:val="en-GB"/>
          </w:rPr>
          <w:t>. These models failed</w:t>
        </w:r>
      </w:ins>
      <w:ins w:id="232" w:author="Diego Fabian Beltran Segura" w:date="2022-08-25T13:55:00Z">
        <w:r w:rsidR="00C42608" w:rsidRPr="00CF2EA4">
          <w:rPr>
            <w:color w:val="000000"/>
            <w:lang w:val="en-GB"/>
          </w:rPr>
          <w:t xml:space="preserve"> to find </w:t>
        </w:r>
      </w:ins>
      <w:ins w:id="233" w:author="Diego Fabian Beltran Segura" w:date="2022-08-25T13:56:00Z">
        <w:r w:rsidR="004F1D56" w:rsidRPr="00CF2EA4">
          <w:rPr>
            <w:color w:val="000000"/>
            <w:lang w:val="en-GB"/>
          </w:rPr>
          <w:t>any significant associations with altitude or habitat structure, despite including more spec</w:t>
        </w:r>
      </w:ins>
      <w:ins w:id="234" w:author="Diego Fabian Beltran Segura" w:date="2022-08-25T13:57:00Z">
        <w:r w:rsidR="004F1D56" w:rsidRPr="00CF2EA4">
          <w:rPr>
            <w:color w:val="000000"/>
            <w:lang w:val="en-GB"/>
          </w:rPr>
          <w:t>ies of the “Bee” clade (Table S</w:t>
        </w:r>
      </w:ins>
      <w:ins w:id="235" w:author="Diego Fabian Beltran Segura" w:date="2022-08-25T13:58:00Z">
        <w:r w:rsidR="004F1D56" w:rsidRPr="00CF2EA4">
          <w:rPr>
            <w:color w:val="000000"/>
            <w:lang w:val="en-GB"/>
          </w:rPr>
          <w:t>3).</w:t>
        </w:r>
      </w:ins>
    </w:p>
    <w:p w14:paraId="15C55123" w14:textId="77777777" w:rsidR="00A32286" w:rsidRPr="00CF2EA4" w:rsidRDefault="00A32286" w:rsidP="00621C67">
      <w:pPr>
        <w:spacing w:line="480" w:lineRule="auto"/>
        <w:rPr>
          <w:color w:val="000000"/>
          <w:lang w:val="en-GB"/>
        </w:rPr>
      </w:pPr>
    </w:p>
    <w:p w14:paraId="3C8B0E35" w14:textId="52B9C960" w:rsidR="0047780A" w:rsidRPr="00CF2EA4" w:rsidRDefault="0047780A" w:rsidP="00621C67">
      <w:pPr>
        <w:spacing w:line="480" w:lineRule="auto"/>
        <w:rPr>
          <w:color w:val="000000"/>
          <w:lang w:val="en-GB"/>
        </w:rPr>
      </w:pPr>
      <w:r w:rsidRPr="00CF2EA4">
        <w:rPr>
          <w:color w:val="000000"/>
          <w:lang w:val="en-GB"/>
        </w:rPr>
        <w:t xml:space="preserve">Dichromatism also showed a significant relationship with elevation but </w:t>
      </w:r>
      <w:r w:rsidR="00141781" w:rsidRPr="00CF2EA4">
        <w:rPr>
          <w:color w:val="000000"/>
          <w:lang w:val="en-GB"/>
        </w:rPr>
        <w:t>only when considering</w:t>
      </w:r>
      <w:r w:rsidRPr="00CF2EA4">
        <w:rPr>
          <w:color w:val="000000"/>
          <w:lang w:val="en-GB"/>
        </w:rPr>
        <w:t xml:space="preserve"> habitat structure</w:t>
      </w:r>
      <w:r w:rsidR="00DD4A39" w:rsidRPr="00CF2EA4">
        <w:rPr>
          <w:color w:val="000000"/>
          <w:lang w:val="en-GB"/>
        </w:rPr>
        <w:t xml:space="preserve"> (Table S</w:t>
      </w:r>
      <w:r w:rsidR="00785046" w:rsidRPr="00CF2EA4">
        <w:rPr>
          <w:color w:val="000000"/>
          <w:lang w:val="en-GB"/>
        </w:rPr>
        <w:t>3</w:t>
      </w:r>
      <w:r w:rsidR="00DD4A39" w:rsidRPr="00CF2EA4">
        <w:rPr>
          <w:color w:val="000000"/>
          <w:lang w:val="en-GB"/>
        </w:rPr>
        <w:t>)</w:t>
      </w:r>
      <w:r w:rsidRPr="00CF2EA4">
        <w:rPr>
          <w:color w:val="000000"/>
          <w:lang w:val="en-GB"/>
        </w:rPr>
        <w:t xml:space="preserve">. </w:t>
      </w:r>
      <w:del w:id="236" w:author="Diego Fabian Beltran Segura" w:date="2022-08-25T17:15:00Z">
        <w:r w:rsidR="00B00471" w:rsidRPr="00CF2EA4" w:rsidDel="00F56486">
          <w:rPr>
            <w:color w:val="000000"/>
            <w:lang w:val="en-GB"/>
          </w:rPr>
          <w:delText>Colour</w:delText>
        </w:r>
        <w:r w:rsidRPr="00CF2EA4" w:rsidDel="00F56486">
          <w:rPr>
            <w:color w:val="000000"/>
            <w:lang w:val="en-GB"/>
          </w:rPr>
          <w:delText xml:space="preserve"> difference</w:delText>
        </w:r>
        <w:r w:rsidR="00B00471" w:rsidRPr="00CF2EA4" w:rsidDel="00F56486">
          <w:rPr>
            <w:color w:val="000000"/>
            <w:lang w:val="en-GB"/>
          </w:rPr>
          <w:delText>s</w:delText>
        </w:r>
        <w:r w:rsidRPr="00CF2EA4" w:rsidDel="00F56486">
          <w:rPr>
            <w:color w:val="000000"/>
            <w:lang w:val="en-GB"/>
          </w:rPr>
          <w:delText xml:space="preserve"> between sexes</w:delText>
        </w:r>
      </w:del>
      <w:ins w:id="237" w:author="Diego Fabian Beltran Segura" w:date="2022-08-25T17:15:00Z">
        <w:r w:rsidR="00F56486" w:rsidRPr="00CF2EA4">
          <w:rPr>
            <w:color w:val="000000"/>
            <w:lang w:val="en-GB"/>
          </w:rPr>
          <w:t>Dichromatism</w:t>
        </w:r>
      </w:ins>
      <w:r w:rsidRPr="00CF2EA4">
        <w:rPr>
          <w:color w:val="000000"/>
          <w:lang w:val="en-GB"/>
        </w:rPr>
        <w:t xml:space="preserve"> increased at higher elevations in open and mixed habitats, while </w:t>
      </w:r>
      <w:del w:id="238" w:author="Diego Fabian Beltran Segura" w:date="2022-08-25T17:15:00Z">
        <w:r w:rsidR="00B00471" w:rsidRPr="00CF2EA4" w:rsidDel="00F56486">
          <w:rPr>
            <w:color w:val="000000"/>
            <w:lang w:val="en-GB"/>
          </w:rPr>
          <w:delText>they</w:delText>
        </w:r>
        <w:r w:rsidRPr="00CF2EA4" w:rsidDel="00F56486">
          <w:rPr>
            <w:color w:val="000000"/>
            <w:lang w:val="en-GB"/>
          </w:rPr>
          <w:delText xml:space="preserve"> </w:delText>
        </w:r>
      </w:del>
      <w:ins w:id="239" w:author="Diego Fabian Beltran Segura" w:date="2022-08-25T17:15:00Z">
        <w:r w:rsidR="00F56486" w:rsidRPr="00CF2EA4">
          <w:rPr>
            <w:color w:val="000000"/>
            <w:lang w:val="en-GB"/>
          </w:rPr>
          <w:t>it</w:t>
        </w:r>
        <w:r w:rsidR="00F56486" w:rsidRPr="00CF2EA4">
          <w:rPr>
            <w:color w:val="000000"/>
            <w:lang w:val="en-GB"/>
          </w:rPr>
          <w:t xml:space="preserve"> </w:t>
        </w:r>
      </w:ins>
      <w:r w:rsidRPr="00CF2EA4">
        <w:rPr>
          <w:color w:val="000000"/>
          <w:lang w:val="en-GB"/>
        </w:rPr>
        <w:t>decreased with elevation for understor</w:t>
      </w:r>
      <w:r w:rsidR="000A59B8" w:rsidRPr="00CF2EA4">
        <w:rPr>
          <w:color w:val="000000"/>
          <w:lang w:val="en-GB"/>
        </w:rPr>
        <w:t>e</w:t>
      </w:r>
      <w:r w:rsidRPr="00CF2EA4">
        <w:rPr>
          <w:color w:val="000000"/>
          <w:lang w:val="en-GB"/>
        </w:rPr>
        <w:t xml:space="preserve">y species (Fig. </w:t>
      </w:r>
      <w:del w:id="240" w:author="Diego Fabian Beltran Segura" w:date="2022-08-25T10:56:00Z">
        <w:r w:rsidR="00BB60F2" w:rsidRPr="00CF2EA4" w:rsidDel="002318E1">
          <w:rPr>
            <w:color w:val="000000"/>
            <w:lang w:val="en-GB"/>
          </w:rPr>
          <w:delText>1</w:delText>
        </w:r>
      </w:del>
      <w:ins w:id="241" w:author="Diego Fabian Beltran Segura" w:date="2022-08-25T10:56:00Z">
        <w:r w:rsidR="002318E1" w:rsidRPr="00CF2EA4">
          <w:rPr>
            <w:color w:val="000000"/>
            <w:lang w:val="en-GB"/>
          </w:rPr>
          <w:t>2</w:t>
        </w:r>
      </w:ins>
      <w:r w:rsidRPr="00CF2EA4">
        <w:rPr>
          <w:color w:val="000000"/>
          <w:lang w:val="en-GB"/>
        </w:rPr>
        <w:t>).</w:t>
      </w:r>
      <w:r w:rsidR="005859F1" w:rsidRPr="00CF2EA4">
        <w:rPr>
          <w:color w:val="000000"/>
          <w:lang w:val="en-GB"/>
        </w:rPr>
        <w:t xml:space="preserve"> </w:t>
      </w:r>
      <w:r w:rsidR="00915F95" w:rsidRPr="00CF2EA4">
        <w:rPr>
          <w:color w:val="000000"/>
          <w:lang w:val="en-GB"/>
        </w:rPr>
        <w:t xml:space="preserve">To rule out that the associations with dichromatism were produced </w:t>
      </w:r>
      <w:r w:rsidR="00B00471" w:rsidRPr="00CF2EA4">
        <w:rPr>
          <w:color w:val="000000"/>
          <w:lang w:val="en-GB"/>
        </w:rPr>
        <w:t xml:space="preserve">mainly </w:t>
      </w:r>
      <w:r w:rsidR="00915F95" w:rsidRPr="00CF2EA4">
        <w:rPr>
          <w:color w:val="000000"/>
          <w:lang w:val="en-GB"/>
        </w:rPr>
        <w:t xml:space="preserve">by </w:t>
      </w:r>
      <w:r w:rsidR="00B00471" w:rsidRPr="00CF2EA4">
        <w:rPr>
          <w:color w:val="000000"/>
          <w:lang w:val="en-GB"/>
        </w:rPr>
        <w:t xml:space="preserve">the conspicuous colouration of </w:t>
      </w:r>
      <w:r w:rsidR="00915F95" w:rsidRPr="00CF2EA4">
        <w:rPr>
          <w:color w:val="000000"/>
          <w:lang w:val="en-GB"/>
        </w:rPr>
        <w:t xml:space="preserve">the crown or </w:t>
      </w:r>
      <w:proofErr w:type="spellStart"/>
      <w:r w:rsidR="00915F95" w:rsidRPr="00CF2EA4">
        <w:rPr>
          <w:color w:val="000000"/>
          <w:lang w:val="en-GB"/>
        </w:rPr>
        <w:t>gorget</w:t>
      </w:r>
      <w:proofErr w:type="spellEnd"/>
      <w:r w:rsidR="00915F95" w:rsidRPr="00CF2EA4">
        <w:rPr>
          <w:color w:val="000000"/>
          <w:lang w:val="en-GB"/>
        </w:rPr>
        <w:t xml:space="preserve"> (i.e., the most dichromatic patches), we ran five additional BPMMs using only the dichromatism of each patch as response variable (Table </w:t>
      </w:r>
      <w:del w:id="242" w:author="Diego Fabian Beltran Segura" w:date="2022-08-25T10:57:00Z">
        <w:r w:rsidR="00915F95" w:rsidRPr="00CF2EA4" w:rsidDel="002318E1">
          <w:rPr>
            <w:color w:val="000000"/>
            <w:lang w:val="en-GB"/>
          </w:rPr>
          <w:lastRenderedPageBreak/>
          <w:delText>S6</w:delText>
        </w:r>
      </w:del>
      <w:ins w:id="243" w:author="Diego Fabian Beltran Segura" w:date="2022-08-25T10:57:00Z">
        <w:r w:rsidR="002318E1" w:rsidRPr="00CF2EA4">
          <w:rPr>
            <w:color w:val="000000"/>
            <w:lang w:val="en-GB"/>
          </w:rPr>
          <w:t>S</w:t>
        </w:r>
        <w:r w:rsidR="002318E1" w:rsidRPr="00CF2EA4">
          <w:rPr>
            <w:color w:val="000000"/>
            <w:lang w:val="en-GB"/>
          </w:rPr>
          <w:t>5</w:t>
        </w:r>
      </w:ins>
      <w:r w:rsidR="00915F95" w:rsidRPr="00CF2EA4">
        <w:rPr>
          <w:color w:val="000000"/>
          <w:lang w:val="en-GB"/>
        </w:rPr>
        <w:t xml:space="preserve">). These models showed no significant associations </w:t>
      </w:r>
      <w:del w:id="244" w:author="Diego Fabian Beltran Segura" w:date="2022-08-26T11:21:00Z">
        <w:r w:rsidR="00915F95" w:rsidRPr="00CF2EA4" w:rsidDel="005B5F4B">
          <w:rPr>
            <w:color w:val="000000"/>
            <w:lang w:val="en-GB"/>
          </w:rPr>
          <w:delText xml:space="preserve">in </w:delText>
        </w:r>
      </w:del>
      <w:ins w:id="245" w:author="Diego Fabian Beltran Segura" w:date="2022-08-26T11:21:00Z">
        <w:r w:rsidR="005B5F4B" w:rsidRPr="00CF2EA4">
          <w:rPr>
            <w:color w:val="000000"/>
            <w:lang w:val="en-GB"/>
          </w:rPr>
          <w:t>for</w:t>
        </w:r>
        <w:r w:rsidR="005B5F4B" w:rsidRPr="00CF2EA4">
          <w:rPr>
            <w:color w:val="000000"/>
            <w:lang w:val="en-GB"/>
          </w:rPr>
          <w:t xml:space="preserve"> </w:t>
        </w:r>
      </w:ins>
      <w:r w:rsidR="00915F95" w:rsidRPr="00CF2EA4">
        <w:rPr>
          <w:color w:val="000000"/>
          <w:lang w:val="en-GB"/>
        </w:rPr>
        <w:t xml:space="preserve">the crown or </w:t>
      </w:r>
      <w:proofErr w:type="spellStart"/>
      <w:r w:rsidR="00915F95" w:rsidRPr="00CF2EA4">
        <w:rPr>
          <w:color w:val="000000"/>
          <w:lang w:val="en-GB"/>
        </w:rPr>
        <w:t>gorget</w:t>
      </w:r>
      <w:proofErr w:type="spellEnd"/>
      <w:r w:rsidR="00915F95" w:rsidRPr="00CF2EA4">
        <w:rPr>
          <w:color w:val="000000"/>
          <w:lang w:val="en-GB"/>
        </w:rPr>
        <w:t xml:space="preserve">, </w:t>
      </w:r>
      <w:del w:id="246" w:author="Diego Fabian Beltran Segura" w:date="2022-08-25T17:15:00Z">
        <w:r w:rsidR="00915F95" w:rsidRPr="00CF2EA4" w:rsidDel="00F56486">
          <w:rPr>
            <w:color w:val="000000"/>
            <w:lang w:val="en-GB"/>
          </w:rPr>
          <w:delText xml:space="preserve">but only in the belly, </w:delText>
        </w:r>
      </w:del>
      <w:r w:rsidR="00915F95" w:rsidRPr="00CF2EA4">
        <w:rPr>
          <w:color w:val="000000"/>
          <w:lang w:val="en-GB"/>
        </w:rPr>
        <w:t xml:space="preserve">revealing that the association with altitude and habitat structure is not attributable to the most dichromatic patches. </w:t>
      </w:r>
      <w:r w:rsidR="000E095B" w:rsidRPr="00CF2EA4">
        <w:rPr>
          <w:color w:val="000000"/>
          <w:lang w:val="en-GB"/>
        </w:rPr>
        <w:t>Song complexity showed a significant effect of habitat structure, regardless of altitude</w:t>
      </w:r>
      <w:r w:rsidR="00915F95" w:rsidRPr="00CF2EA4">
        <w:rPr>
          <w:color w:val="000000"/>
          <w:lang w:val="en-GB"/>
        </w:rPr>
        <w:t xml:space="preserve"> </w:t>
      </w:r>
      <w:r w:rsidR="000E095B" w:rsidRPr="00CF2EA4">
        <w:rPr>
          <w:color w:val="000000"/>
          <w:lang w:val="en-GB"/>
        </w:rPr>
        <w:t xml:space="preserve">(Fig. </w:t>
      </w:r>
      <w:del w:id="247" w:author="Diego Fabian Beltran Segura" w:date="2022-08-25T10:58:00Z">
        <w:r w:rsidR="000E095B" w:rsidRPr="00CF2EA4" w:rsidDel="002318E1">
          <w:rPr>
            <w:color w:val="000000"/>
            <w:lang w:val="en-GB"/>
          </w:rPr>
          <w:delText>1B</w:delText>
        </w:r>
      </w:del>
      <w:ins w:id="248" w:author="Diego Fabian Beltran Segura" w:date="2022-08-25T10:58:00Z">
        <w:r w:rsidR="002318E1" w:rsidRPr="00CF2EA4">
          <w:rPr>
            <w:color w:val="000000"/>
            <w:lang w:val="en-GB"/>
          </w:rPr>
          <w:t>2</w:t>
        </w:r>
        <w:r w:rsidR="002318E1" w:rsidRPr="00CF2EA4">
          <w:rPr>
            <w:color w:val="000000"/>
            <w:lang w:val="en-GB"/>
          </w:rPr>
          <w:t>B</w:t>
        </w:r>
      </w:ins>
      <w:r w:rsidR="000E095B" w:rsidRPr="00CF2EA4">
        <w:rPr>
          <w:color w:val="000000"/>
          <w:lang w:val="en-GB"/>
        </w:rPr>
        <w:t xml:space="preserve">; posterior </w:t>
      </w:r>
      <w:del w:id="249" w:author="Diego Fabian Beltran Segura" w:date="2022-08-25T10:58:00Z">
        <w:r w:rsidR="000E095B" w:rsidRPr="00CF2EA4" w:rsidDel="002318E1">
          <w:rPr>
            <w:color w:val="000000"/>
            <w:lang w:val="en-GB"/>
          </w:rPr>
          <w:delText xml:space="preserve">mean </w:delText>
        </w:r>
      </w:del>
      <w:ins w:id="250" w:author="Diego Fabian Beltran Segura" w:date="2022-08-25T10:58:00Z">
        <w:r w:rsidR="002318E1" w:rsidRPr="00CF2EA4">
          <w:rPr>
            <w:color w:val="000000"/>
            <w:lang w:val="en-GB"/>
          </w:rPr>
          <w:t>median</w:t>
        </w:r>
        <w:r w:rsidR="002318E1" w:rsidRPr="00CF2EA4">
          <w:rPr>
            <w:color w:val="000000"/>
            <w:lang w:val="en-GB"/>
          </w:rPr>
          <w:t xml:space="preserve"> </w:t>
        </w:r>
      </w:ins>
      <w:r w:rsidR="000E095B" w:rsidRPr="00CF2EA4">
        <w:rPr>
          <w:color w:val="000000"/>
          <w:lang w:val="en-GB"/>
        </w:rPr>
        <w:t xml:space="preserve">= -0.4, 95% </w:t>
      </w:r>
      <w:del w:id="251" w:author="Diego Fabian Beltran Segura" w:date="2022-08-25T10:58:00Z">
        <w:r w:rsidR="000E095B" w:rsidRPr="00CF2EA4" w:rsidDel="002318E1">
          <w:rPr>
            <w:color w:val="000000"/>
            <w:lang w:val="en-GB"/>
          </w:rPr>
          <w:delText>CI</w:delText>
        </w:r>
      </w:del>
      <w:ins w:id="252" w:author="Diego Fabian Beltran Segura" w:date="2022-08-25T10:58:00Z">
        <w:r w:rsidR="002318E1" w:rsidRPr="00CF2EA4">
          <w:rPr>
            <w:color w:val="000000"/>
            <w:lang w:val="en-GB"/>
          </w:rPr>
          <w:t>HDI</w:t>
        </w:r>
      </w:ins>
      <w:r w:rsidR="000E095B" w:rsidRPr="00CF2EA4">
        <w:rPr>
          <w:color w:val="000000"/>
          <w:lang w:val="en-GB"/>
        </w:rPr>
        <w:t xml:space="preserve">: </w:t>
      </w:r>
      <w:r w:rsidR="00915F95" w:rsidRPr="00CF2EA4">
        <w:rPr>
          <w:color w:val="000000"/>
          <w:lang w:val="en-GB"/>
        </w:rPr>
        <w:t>-0.77 – -0.</w:t>
      </w:r>
      <w:del w:id="253" w:author="Diego Fabian Beltran Segura" w:date="2022-08-25T10:59:00Z">
        <w:r w:rsidR="00915F95" w:rsidRPr="00CF2EA4" w:rsidDel="002318E1">
          <w:rPr>
            <w:color w:val="000000"/>
            <w:lang w:val="en-GB"/>
          </w:rPr>
          <w:delText>04</w:delText>
        </w:r>
      </w:del>
      <w:ins w:id="254" w:author="Diego Fabian Beltran Segura" w:date="2022-08-25T10:59:00Z">
        <w:r w:rsidR="002318E1" w:rsidRPr="00CF2EA4">
          <w:rPr>
            <w:color w:val="000000"/>
            <w:lang w:val="en-GB"/>
          </w:rPr>
          <w:t>0</w:t>
        </w:r>
        <w:r w:rsidR="002318E1" w:rsidRPr="00CF2EA4">
          <w:rPr>
            <w:color w:val="000000"/>
            <w:lang w:val="en-GB"/>
          </w:rPr>
          <w:t>2</w:t>
        </w:r>
      </w:ins>
      <w:r w:rsidR="00915F95" w:rsidRPr="00CF2EA4">
        <w:rPr>
          <w:color w:val="000000"/>
          <w:lang w:val="en-GB"/>
        </w:rPr>
        <w:t>)</w:t>
      </w:r>
      <w:r w:rsidR="000E095B" w:rsidRPr="00CF2EA4">
        <w:rPr>
          <w:color w:val="000000"/>
          <w:lang w:val="en-GB"/>
        </w:rPr>
        <w:t>. Specifically, song complexity was lo</w:t>
      </w:r>
      <w:r w:rsidR="00915F95" w:rsidRPr="00CF2EA4">
        <w:rPr>
          <w:color w:val="000000"/>
          <w:lang w:val="en-GB"/>
        </w:rPr>
        <w:t>w</w:t>
      </w:r>
      <w:r w:rsidR="000E095B" w:rsidRPr="00CF2EA4">
        <w:rPr>
          <w:color w:val="000000"/>
          <w:lang w:val="en-GB"/>
        </w:rPr>
        <w:t>er in mixed habitats compared to the understorey.</w:t>
      </w:r>
      <w:r w:rsidR="00915F95" w:rsidRPr="00CF2EA4">
        <w:rPr>
          <w:color w:val="000000"/>
          <w:lang w:val="en-GB"/>
        </w:rPr>
        <w:t xml:space="preserve"> </w:t>
      </w:r>
      <w:r w:rsidR="005859F1" w:rsidRPr="00CF2EA4">
        <w:rPr>
          <w:color w:val="000000"/>
          <w:lang w:val="en-GB"/>
        </w:rPr>
        <w:t xml:space="preserve">Conversely, TLD </w:t>
      </w:r>
      <w:r w:rsidR="00915F95" w:rsidRPr="00CF2EA4">
        <w:rPr>
          <w:color w:val="000000"/>
          <w:lang w:val="en-GB"/>
        </w:rPr>
        <w:t>was not</w:t>
      </w:r>
      <w:r w:rsidR="005859F1" w:rsidRPr="00CF2EA4">
        <w:rPr>
          <w:color w:val="000000"/>
          <w:lang w:val="en-GB"/>
        </w:rPr>
        <w:t xml:space="preserve"> affected by altitude </w:t>
      </w:r>
      <w:r w:rsidR="00915F95" w:rsidRPr="00CF2EA4">
        <w:rPr>
          <w:color w:val="000000"/>
          <w:lang w:val="en-GB"/>
        </w:rPr>
        <w:t>n</w:t>
      </w:r>
      <w:r w:rsidR="005859F1" w:rsidRPr="00CF2EA4">
        <w:rPr>
          <w:color w:val="000000"/>
          <w:lang w:val="en-GB"/>
        </w:rPr>
        <w:t>or habitat</w:t>
      </w:r>
      <w:r w:rsidR="001B2BBC" w:rsidRPr="00CF2EA4">
        <w:rPr>
          <w:color w:val="000000"/>
          <w:lang w:val="en-GB"/>
        </w:rPr>
        <w:t xml:space="preserve"> structure</w:t>
      </w:r>
      <w:r w:rsidR="005859F1" w:rsidRPr="00CF2EA4">
        <w:rPr>
          <w:color w:val="000000"/>
          <w:lang w:val="en-GB"/>
        </w:rPr>
        <w:t xml:space="preserve"> (Fig. </w:t>
      </w:r>
      <w:del w:id="255" w:author="Diego Fabian Beltran Segura" w:date="2022-08-25T10:59:00Z">
        <w:r w:rsidR="00BB60F2" w:rsidRPr="00CF2EA4" w:rsidDel="002318E1">
          <w:rPr>
            <w:color w:val="000000"/>
            <w:lang w:val="en-GB"/>
          </w:rPr>
          <w:delText>1</w:delText>
        </w:r>
        <w:r w:rsidR="00E40E5B" w:rsidRPr="00CF2EA4" w:rsidDel="002318E1">
          <w:rPr>
            <w:color w:val="000000"/>
            <w:lang w:val="en-GB"/>
          </w:rPr>
          <w:delText>B</w:delText>
        </w:r>
      </w:del>
      <w:ins w:id="256" w:author="Diego Fabian Beltran Segura" w:date="2022-08-25T10:59:00Z">
        <w:r w:rsidR="002318E1" w:rsidRPr="00CF2EA4">
          <w:rPr>
            <w:color w:val="000000"/>
            <w:lang w:val="en-GB"/>
          </w:rPr>
          <w:t>2</w:t>
        </w:r>
        <w:r w:rsidR="002318E1" w:rsidRPr="00CF2EA4">
          <w:rPr>
            <w:color w:val="000000"/>
            <w:lang w:val="en-GB"/>
          </w:rPr>
          <w:t>B</w:t>
        </w:r>
      </w:ins>
      <w:r w:rsidR="00E77A4A" w:rsidRPr="00CF2EA4">
        <w:rPr>
          <w:color w:val="000000"/>
          <w:lang w:val="en-GB"/>
        </w:rPr>
        <w:t>; Table S</w:t>
      </w:r>
      <w:r w:rsidR="00E173CA" w:rsidRPr="00CF2EA4">
        <w:rPr>
          <w:color w:val="000000"/>
          <w:lang w:val="en-GB"/>
        </w:rPr>
        <w:t>3</w:t>
      </w:r>
      <w:r w:rsidR="005859F1" w:rsidRPr="00CF2EA4">
        <w:rPr>
          <w:color w:val="000000"/>
          <w:lang w:val="en-GB"/>
        </w:rPr>
        <w:t>).</w:t>
      </w:r>
      <w:r w:rsidRPr="00CF2EA4">
        <w:rPr>
          <w:color w:val="000000"/>
          <w:lang w:val="en-GB"/>
        </w:rPr>
        <w:t xml:space="preserve"> </w:t>
      </w:r>
    </w:p>
    <w:p w14:paraId="638893EB" w14:textId="099F99C8" w:rsidR="00E200A7" w:rsidRPr="00CF2EA4" w:rsidRDefault="00E200A7" w:rsidP="00621C67">
      <w:pPr>
        <w:spacing w:line="480" w:lineRule="auto"/>
        <w:rPr>
          <w:color w:val="000000"/>
          <w:lang w:val="en-GB"/>
        </w:rPr>
      </w:pPr>
    </w:p>
    <w:p w14:paraId="4ADB475A" w14:textId="3F6AB0F3" w:rsidR="00E200A7" w:rsidRPr="00CF2EA4" w:rsidDel="00EC2C26" w:rsidRDefault="00E200A7" w:rsidP="00621C67">
      <w:pPr>
        <w:spacing w:line="480" w:lineRule="auto"/>
        <w:rPr>
          <w:del w:id="257" w:author="Diego Fabian Beltran Segura" w:date="2022-08-24T16:30:00Z"/>
          <w:color w:val="000000" w:themeColor="text1"/>
          <w:lang w:val="en-GB"/>
        </w:rPr>
      </w:pPr>
      <w:del w:id="258" w:author="Diego Fabian Beltran Segura" w:date="2022-08-24T16:30:00Z">
        <w:r w:rsidRPr="00CF2EA4" w:rsidDel="00EC2C26">
          <w:rPr>
            <w:color w:val="000000" w:themeColor="text1"/>
            <w:lang w:val="en-GB"/>
          </w:rPr>
          <w:delText xml:space="preserve">Multi-response BPMMs were consistent with the patterns observed in </w:delText>
        </w:r>
        <w:r w:rsidR="000A06EE" w:rsidRPr="00CF2EA4" w:rsidDel="00EC2C26">
          <w:rPr>
            <w:color w:val="000000" w:themeColor="text1"/>
            <w:lang w:val="en-GB"/>
          </w:rPr>
          <w:delText>single</w:delText>
        </w:r>
        <w:r w:rsidRPr="00CF2EA4" w:rsidDel="00EC2C26">
          <w:rPr>
            <w:color w:val="000000" w:themeColor="text1"/>
            <w:lang w:val="en-GB"/>
          </w:rPr>
          <w:delText xml:space="preserve">-response models despite </w:delText>
        </w:r>
        <w:r w:rsidR="00924733" w:rsidRPr="00CF2EA4" w:rsidDel="00EC2C26">
          <w:rPr>
            <w:color w:val="000000" w:themeColor="text1"/>
            <w:lang w:val="en-GB"/>
          </w:rPr>
          <w:delText>a</w:delText>
        </w:r>
        <w:r w:rsidRPr="00CF2EA4" w:rsidDel="00EC2C26">
          <w:rPr>
            <w:color w:val="000000" w:themeColor="text1"/>
            <w:lang w:val="en-GB"/>
          </w:rPr>
          <w:delText xml:space="preserve"> loss of significance in </w:delText>
        </w:r>
        <w:r w:rsidR="00924733" w:rsidRPr="00CF2EA4" w:rsidDel="00EC2C26">
          <w:rPr>
            <w:color w:val="000000" w:themeColor="text1"/>
            <w:lang w:val="en-GB"/>
          </w:rPr>
          <w:delText xml:space="preserve">some </w:delText>
        </w:r>
        <w:r w:rsidRPr="00CF2EA4" w:rsidDel="00EC2C26">
          <w:rPr>
            <w:color w:val="000000" w:themeColor="text1"/>
            <w:lang w:val="en-GB"/>
          </w:rPr>
          <w:delText xml:space="preserve">estimates. Given that the direction of the relationships </w:delText>
        </w:r>
        <w:r w:rsidR="00924733" w:rsidRPr="00CF2EA4" w:rsidDel="00EC2C26">
          <w:rPr>
            <w:color w:val="000000" w:themeColor="text1"/>
            <w:lang w:val="en-GB"/>
          </w:rPr>
          <w:delText>was</w:delText>
        </w:r>
        <w:r w:rsidRPr="00CF2EA4" w:rsidDel="00EC2C26">
          <w:rPr>
            <w:color w:val="000000" w:themeColor="text1"/>
            <w:lang w:val="en-GB"/>
          </w:rPr>
          <w:delText xml:space="preserve"> consistent despite the number of response variables</w:delText>
        </w:r>
        <w:r w:rsidR="00B00471" w:rsidRPr="00CF2EA4" w:rsidDel="00EC2C26">
          <w:rPr>
            <w:color w:val="000000" w:themeColor="text1"/>
            <w:lang w:val="en-GB"/>
          </w:rPr>
          <w:delText xml:space="preserve"> included</w:delText>
        </w:r>
        <w:r w:rsidRPr="00CF2EA4" w:rsidDel="00EC2C26">
          <w:rPr>
            <w:color w:val="000000" w:themeColor="text1"/>
            <w:lang w:val="en-GB"/>
          </w:rPr>
          <w:delText>, we present and discuss the results based on the single-response models to facilitate interpretation (Table S</w:delText>
        </w:r>
        <w:r w:rsidR="00056F4D" w:rsidRPr="00CF2EA4" w:rsidDel="00EC2C26">
          <w:rPr>
            <w:color w:val="000000" w:themeColor="text1"/>
            <w:lang w:val="en-GB"/>
          </w:rPr>
          <w:delText>5</w:delText>
        </w:r>
        <w:r w:rsidRPr="00CF2EA4" w:rsidDel="00EC2C26">
          <w:rPr>
            <w:color w:val="000000" w:themeColor="text1"/>
            <w:lang w:val="en-GB"/>
          </w:rPr>
          <w:delText>).</w:delText>
        </w:r>
      </w:del>
    </w:p>
    <w:p w14:paraId="3DACDF5F" w14:textId="291407F9" w:rsidR="0047780A" w:rsidRPr="00CF2EA4" w:rsidDel="00EC2C26" w:rsidRDefault="0047780A" w:rsidP="00621C67">
      <w:pPr>
        <w:spacing w:line="480" w:lineRule="auto"/>
        <w:rPr>
          <w:del w:id="259" w:author="Diego Fabian Beltran Segura" w:date="2022-08-24T16:30:00Z"/>
          <w:color w:val="000000"/>
          <w:lang w:val="en-GB"/>
        </w:rPr>
      </w:pPr>
      <w:del w:id="260" w:author="Diego Fabian Beltran Segura" w:date="2022-08-24T16:30:00Z">
        <w:r w:rsidRPr="00CF2EA4" w:rsidDel="00EC2C26">
          <w:rPr>
            <w:color w:val="000000"/>
            <w:lang w:val="en-GB"/>
          </w:rPr>
          <w:delText>  </w:delText>
        </w:r>
      </w:del>
    </w:p>
    <w:p w14:paraId="2C020A5E" w14:textId="3BB373DC" w:rsidR="0047780A" w:rsidRPr="00CF2EA4" w:rsidRDefault="0047780A" w:rsidP="00621C67">
      <w:pPr>
        <w:spacing w:line="480" w:lineRule="auto"/>
        <w:rPr>
          <w:color w:val="000000"/>
          <w:lang w:val="en-GB"/>
        </w:rPr>
      </w:pPr>
      <w:del w:id="261" w:author="Diego Fabian Beltran Segura" w:date="2022-08-25T11:00:00Z">
        <w:r w:rsidRPr="00CF2EA4" w:rsidDel="001630C4">
          <w:rPr>
            <w:i/>
            <w:iCs/>
            <w:color w:val="000000"/>
            <w:lang w:val="en-GB"/>
          </w:rPr>
          <w:delText>Dichromatism is positively associated with song complexity</w:delText>
        </w:r>
      </w:del>
      <w:ins w:id="262" w:author="Diego Fabian Beltran Segura" w:date="2022-08-25T11:00:00Z">
        <w:r w:rsidR="001630C4" w:rsidRPr="00CF2EA4">
          <w:rPr>
            <w:i/>
            <w:iCs/>
            <w:color w:val="000000"/>
            <w:lang w:val="en-GB"/>
          </w:rPr>
          <w:t xml:space="preserve">Dimorphic traits are associated </w:t>
        </w:r>
      </w:ins>
    </w:p>
    <w:p w14:paraId="65547D3B" w14:textId="77777777" w:rsidR="0047780A" w:rsidRPr="00CF2EA4" w:rsidRDefault="0047780A" w:rsidP="00621C67">
      <w:pPr>
        <w:spacing w:line="480" w:lineRule="auto"/>
        <w:rPr>
          <w:color w:val="000000"/>
          <w:lang w:val="en-GB"/>
        </w:rPr>
      </w:pPr>
      <w:r w:rsidRPr="00CF2EA4">
        <w:rPr>
          <w:color w:val="000000"/>
          <w:lang w:val="en-GB"/>
        </w:rPr>
        <w:t> </w:t>
      </w:r>
    </w:p>
    <w:p w14:paraId="75552C67" w14:textId="32399354" w:rsidR="0047780A" w:rsidRPr="00CF2EA4" w:rsidRDefault="0047780A" w:rsidP="00621C67">
      <w:pPr>
        <w:spacing w:line="480" w:lineRule="auto"/>
        <w:rPr>
          <w:color w:val="000000"/>
          <w:lang w:val="en-GB"/>
        </w:rPr>
      </w:pPr>
      <w:r w:rsidRPr="00CF2EA4">
        <w:rPr>
          <w:color w:val="000000"/>
          <w:lang w:val="en-GB"/>
        </w:rPr>
        <w:t xml:space="preserve">BPMMs between pairs of </w:t>
      </w:r>
      <w:del w:id="263" w:author="Diego Fabian Beltran Segura" w:date="2022-08-25T17:20:00Z">
        <w:r w:rsidR="00465D0D" w:rsidRPr="00CF2EA4" w:rsidDel="00E76302">
          <w:rPr>
            <w:color w:val="000000"/>
            <w:lang w:val="en-GB"/>
          </w:rPr>
          <w:delText xml:space="preserve">dimorphic </w:delText>
        </w:r>
      </w:del>
      <w:r w:rsidR="00465D0D" w:rsidRPr="00CF2EA4">
        <w:rPr>
          <w:color w:val="000000"/>
          <w:lang w:val="en-GB"/>
        </w:rPr>
        <w:t>traits</w:t>
      </w:r>
      <w:r w:rsidRPr="00CF2EA4">
        <w:rPr>
          <w:color w:val="000000"/>
          <w:lang w:val="en-GB"/>
        </w:rPr>
        <w:t xml:space="preserve"> showed a significant positive relationship between dichromatism and song complexity (Fig. </w:t>
      </w:r>
      <w:del w:id="264" w:author="Diego Fabian Beltran Segura" w:date="2022-08-25T11:00:00Z">
        <w:r w:rsidR="0006638A" w:rsidRPr="00CF2EA4" w:rsidDel="001630C4">
          <w:rPr>
            <w:color w:val="000000"/>
            <w:lang w:val="en-GB"/>
          </w:rPr>
          <w:delText>2A</w:delText>
        </w:r>
      </w:del>
      <w:ins w:id="265" w:author="Diego Fabian Beltran Segura" w:date="2022-08-25T11:00:00Z">
        <w:r w:rsidR="001630C4" w:rsidRPr="00CF2EA4">
          <w:rPr>
            <w:color w:val="000000"/>
            <w:lang w:val="en-GB"/>
          </w:rPr>
          <w:t>3</w:t>
        </w:r>
        <w:r w:rsidR="001630C4" w:rsidRPr="00CF2EA4">
          <w:rPr>
            <w:color w:val="000000"/>
            <w:lang w:val="en-GB"/>
          </w:rPr>
          <w:t>A</w:t>
        </w:r>
      </w:ins>
      <w:r w:rsidR="007146D6" w:rsidRPr="00CF2EA4">
        <w:rPr>
          <w:color w:val="000000"/>
          <w:lang w:val="en-GB"/>
        </w:rPr>
        <w:t xml:space="preserve">, </w:t>
      </w:r>
      <w:del w:id="266" w:author="Diego Fabian Beltran Segura" w:date="2022-08-25T11:00:00Z">
        <w:r w:rsidR="007146D6" w:rsidRPr="00CF2EA4" w:rsidDel="001630C4">
          <w:rPr>
            <w:color w:val="000000"/>
            <w:lang w:val="en-GB"/>
          </w:rPr>
          <w:delText>S3</w:delText>
        </w:r>
      </w:del>
      <w:ins w:id="267" w:author="Diego Fabian Beltran Segura" w:date="2022-08-25T11:00:00Z">
        <w:r w:rsidR="001630C4" w:rsidRPr="00CF2EA4">
          <w:rPr>
            <w:color w:val="000000"/>
            <w:lang w:val="en-GB"/>
          </w:rPr>
          <w:t>S</w:t>
        </w:r>
        <w:r w:rsidR="001630C4" w:rsidRPr="00CF2EA4">
          <w:rPr>
            <w:color w:val="000000"/>
            <w:lang w:val="en-GB"/>
          </w:rPr>
          <w:t>2</w:t>
        </w:r>
      </w:ins>
      <w:r w:rsidR="00DD4A39" w:rsidRPr="00CF2EA4">
        <w:rPr>
          <w:color w:val="000000"/>
          <w:lang w:val="en-GB"/>
        </w:rPr>
        <w:t>;</w:t>
      </w:r>
      <w:r w:rsidRPr="00CF2EA4">
        <w:rPr>
          <w:color w:val="000000"/>
          <w:lang w:val="en-GB"/>
        </w:rPr>
        <w:t xml:space="preserve"> </w:t>
      </w:r>
      <w:r w:rsidR="008A056A" w:rsidRPr="00CF2EA4">
        <w:rPr>
          <w:color w:val="000000"/>
          <w:lang w:val="en-GB"/>
        </w:rPr>
        <w:t xml:space="preserve">posterior </w:t>
      </w:r>
      <w:del w:id="268" w:author="Diego Fabian Beltran Segura" w:date="2022-08-25T11:01:00Z">
        <w:r w:rsidR="008A056A" w:rsidRPr="00CF2EA4" w:rsidDel="001630C4">
          <w:rPr>
            <w:color w:val="000000"/>
            <w:lang w:val="en-GB"/>
          </w:rPr>
          <w:delText xml:space="preserve">mean </w:delText>
        </w:r>
      </w:del>
      <w:ins w:id="269" w:author="Diego Fabian Beltran Segura" w:date="2022-08-25T11:01:00Z">
        <w:r w:rsidR="001630C4" w:rsidRPr="00CF2EA4">
          <w:rPr>
            <w:color w:val="000000"/>
            <w:lang w:val="en-GB"/>
          </w:rPr>
          <w:t>median</w:t>
        </w:r>
        <w:r w:rsidR="001630C4" w:rsidRPr="00CF2EA4">
          <w:rPr>
            <w:color w:val="000000"/>
            <w:lang w:val="en-GB"/>
          </w:rPr>
          <w:t xml:space="preserve"> </w:t>
        </w:r>
      </w:ins>
      <w:r w:rsidR="008A056A" w:rsidRPr="00CF2EA4">
        <w:rPr>
          <w:color w:val="000000"/>
          <w:lang w:val="en-GB"/>
        </w:rPr>
        <w:t>= 0.24,</w:t>
      </w:r>
      <w:r w:rsidR="00531C10" w:rsidRPr="00CF2EA4">
        <w:rPr>
          <w:i/>
          <w:iCs/>
          <w:color w:val="000000"/>
          <w:lang w:val="en-GB"/>
        </w:rPr>
        <w:t xml:space="preserve"> </w:t>
      </w:r>
      <w:r w:rsidR="00531C10" w:rsidRPr="00CF2EA4">
        <w:rPr>
          <w:color w:val="000000"/>
          <w:lang w:val="en-GB"/>
        </w:rPr>
        <w:t xml:space="preserve">95% </w:t>
      </w:r>
      <w:del w:id="270" w:author="Diego Fabian Beltran Segura" w:date="2022-08-25T11:01:00Z">
        <w:r w:rsidR="00531C10" w:rsidRPr="00CF2EA4" w:rsidDel="00213485">
          <w:rPr>
            <w:color w:val="000000"/>
            <w:lang w:val="en-GB"/>
          </w:rPr>
          <w:delText>CI</w:delText>
        </w:r>
      </w:del>
      <w:ins w:id="271" w:author="Diego Fabian Beltran Segura" w:date="2022-08-25T11:01:00Z">
        <w:r w:rsidR="00213485" w:rsidRPr="00CF2EA4">
          <w:rPr>
            <w:color w:val="000000"/>
            <w:lang w:val="en-GB"/>
          </w:rPr>
          <w:t>HDI</w:t>
        </w:r>
      </w:ins>
      <w:r w:rsidR="00531C10" w:rsidRPr="00CF2EA4">
        <w:rPr>
          <w:color w:val="000000"/>
          <w:lang w:val="en-GB"/>
        </w:rPr>
        <w:t>: 0.02</w:t>
      </w:r>
      <w:r w:rsidR="00645E1A" w:rsidRPr="00CF2EA4">
        <w:rPr>
          <w:color w:val="000000"/>
          <w:lang w:val="en-GB"/>
        </w:rPr>
        <w:t xml:space="preserve"> –</w:t>
      </w:r>
      <w:r w:rsidR="00531C10" w:rsidRPr="00CF2EA4">
        <w:rPr>
          <w:color w:val="000000"/>
          <w:lang w:val="en-GB"/>
        </w:rPr>
        <w:t xml:space="preserve"> 0.4</w:t>
      </w:r>
      <w:r w:rsidR="00C26935" w:rsidRPr="00CF2EA4">
        <w:rPr>
          <w:color w:val="000000"/>
          <w:lang w:val="en-GB"/>
        </w:rPr>
        <w:t>5</w:t>
      </w:r>
      <w:r w:rsidR="008A056A" w:rsidRPr="00CF2EA4">
        <w:rPr>
          <w:color w:val="000000"/>
          <w:lang w:val="en-GB"/>
        </w:rPr>
        <w:t xml:space="preserve">; </w:t>
      </w:r>
      <w:r w:rsidRPr="00CF2EA4">
        <w:rPr>
          <w:color w:val="000000"/>
          <w:lang w:val="en-GB"/>
        </w:rPr>
        <w:t xml:space="preserve">Table </w:t>
      </w:r>
      <w:del w:id="272" w:author="Diego Fabian Beltran Segura" w:date="2022-08-25T11:02:00Z">
        <w:r w:rsidRPr="00CF2EA4" w:rsidDel="00213485">
          <w:rPr>
            <w:color w:val="000000"/>
            <w:lang w:val="en-GB"/>
          </w:rPr>
          <w:delText>S</w:delText>
        </w:r>
        <w:r w:rsidR="00900D2B" w:rsidRPr="00CF2EA4" w:rsidDel="00213485">
          <w:rPr>
            <w:color w:val="000000"/>
            <w:lang w:val="en-GB"/>
          </w:rPr>
          <w:delText>7</w:delText>
        </w:r>
      </w:del>
      <w:ins w:id="273" w:author="Diego Fabian Beltran Segura" w:date="2022-08-25T11:02:00Z">
        <w:r w:rsidR="00213485" w:rsidRPr="00CF2EA4">
          <w:rPr>
            <w:color w:val="000000"/>
            <w:lang w:val="en-GB"/>
          </w:rPr>
          <w:t>S</w:t>
        </w:r>
        <w:r w:rsidR="00213485" w:rsidRPr="00CF2EA4">
          <w:rPr>
            <w:color w:val="000000"/>
            <w:lang w:val="en-GB"/>
          </w:rPr>
          <w:t>6</w:t>
        </w:r>
      </w:ins>
      <w:r w:rsidRPr="00CF2EA4">
        <w:rPr>
          <w:color w:val="000000"/>
          <w:lang w:val="en-GB"/>
        </w:rPr>
        <w:t xml:space="preserve">). This association remained </w:t>
      </w:r>
      <w:r w:rsidR="00EE5901" w:rsidRPr="00CF2EA4">
        <w:rPr>
          <w:color w:val="000000"/>
          <w:lang w:val="en-GB"/>
        </w:rPr>
        <w:t>positive</w:t>
      </w:r>
      <w:r w:rsidR="008B7D43" w:rsidRPr="00CF2EA4">
        <w:rPr>
          <w:color w:val="000000"/>
          <w:lang w:val="en-GB"/>
        </w:rPr>
        <w:t xml:space="preserve"> </w:t>
      </w:r>
      <w:r w:rsidR="00465D0D" w:rsidRPr="00CF2EA4">
        <w:rPr>
          <w:color w:val="000000"/>
          <w:lang w:val="en-GB"/>
        </w:rPr>
        <w:t>even after</w:t>
      </w:r>
      <w:r w:rsidRPr="00CF2EA4">
        <w:rPr>
          <w:color w:val="000000"/>
          <w:lang w:val="en-GB"/>
        </w:rPr>
        <w:t xml:space="preserve"> removing the two most extreme points in the song complexity distribution (</w:t>
      </w:r>
      <w:proofErr w:type="spellStart"/>
      <w:r w:rsidRPr="00CF2EA4">
        <w:rPr>
          <w:i/>
          <w:iCs/>
          <w:color w:val="000000"/>
          <w:lang w:val="en-GB"/>
        </w:rPr>
        <w:t>Lampornis</w:t>
      </w:r>
      <w:proofErr w:type="spellEnd"/>
      <w:r w:rsidRPr="00CF2EA4">
        <w:rPr>
          <w:i/>
          <w:iCs/>
          <w:color w:val="000000"/>
          <w:lang w:val="en-GB"/>
        </w:rPr>
        <w:t xml:space="preserve"> </w:t>
      </w:r>
      <w:proofErr w:type="spellStart"/>
      <w:r w:rsidRPr="00CF2EA4">
        <w:rPr>
          <w:i/>
          <w:iCs/>
          <w:color w:val="000000"/>
          <w:lang w:val="en-GB"/>
        </w:rPr>
        <w:t>calolaemus</w:t>
      </w:r>
      <w:proofErr w:type="spellEnd"/>
      <w:r w:rsidRPr="00CF2EA4">
        <w:rPr>
          <w:color w:val="000000"/>
          <w:lang w:val="en-GB"/>
        </w:rPr>
        <w:t xml:space="preserve"> and </w:t>
      </w:r>
      <w:r w:rsidRPr="00CF2EA4">
        <w:rPr>
          <w:i/>
          <w:iCs/>
          <w:color w:val="000000"/>
          <w:lang w:val="en-GB"/>
        </w:rPr>
        <w:t xml:space="preserve">Elvira </w:t>
      </w:r>
      <w:proofErr w:type="spellStart"/>
      <w:r w:rsidRPr="00CF2EA4">
        <w:rPr>
          <w:i/>
          <w:iCs/>
          <w:color w:val="000000"/>
          <w:lang w:val="en-GB"/>
        </w:rPr>
        <w:t>cupreiceps</w:t>
      </w:r>
      <w:proofErr w:type="spellEnd"/>
      <w:r w:rsidRPr="00CF2EA4">
        <w:rPr>
          <w:color w:val="000000"/>
          <w:lang w:val="en-GB"/>
        </w:rPr>
        <w:t xml:space="preserve">, Table </w:t>
      </w:r>
      <w:del w:id="274" w:author="Diego Fabian Beltran Segura" w:date="2022-08-25T11:02:00Z">
        <w:r w:rsidRPr="00CF2EA4" w:rsidDel="00213485">
          <w:rPr>
            <w:color w:val="000000"/>
            <w:lang w:val="en-GB"/>
          </w:rPr>
          <w:delText>S</w:delText>
        </w:r>
        <w:r w:rsidR="00900D2B" w:rsidRPr="00CF2EA4" w:rsidDel="00213485">
          <w:rPr>
            <w:color w:val="000000"/>
            <w:lang w:val="en-GB"/>
          </w:rPr>
          <w:delText>7</w:delText>
        </w:r>
      </w:del>
      <w:ins w:id="275" w:author="Diego Fabian Beltran Segura" w:date="2022-08-25T11:02:00Z">
        <w:r w:rsidR="00213485" w:rsidRPr="00CF2EA4">
          <w:rPr>
            <w:color w:val="000000"/>
            <w:lang w:val="en-GB"/>
          </w:rPr>
          <w:t>S</w:t>
        </w:r>
        <w:r w:rsidR="00213485" w:rsidRPr="00CF2EA4">
          <w:rPr>
            <w:color w:val="000000"/>
            <w:lang w:val="en-GB"/>
          </w:rPr>
          <w:t>6</w:t>
        </w:r>
      </w:ins>
      <w:r w:rsidRPr="00CF2EA4">
        <w:rPr>
          <w:color w:val="000000"/>
          <w:lang w:val="en-GB"/>
        </w:rPr>
        <w:t>)</w:t>
      </w:r>
      <w:r w:rsidR="00C01E1D" w:rsidRPr="00CF2EA4">
        <w:rPr>
          <w:color w:val="000000"/>
          <w:lang w:val="en-GB"/>
        </w:rPr>
        <w:t>, though with a marginal loss of significance</w:t>
      </w:r>
      <w:r w:rsidR="009875D0" w:rsidRPr="00CF2EA4">
        <w:rPr>
          <w:color w:val="000000"/>
          <w:lang w:val="en-GB"/>
        </w:rPr>
        <w:t xml:space="preserve"> </w:t>
      </w:r>
      <w:del w:id="276" w:author="Diego Fabian Beltran Segura" w:date="2022-08-25T11:03:00Z">
        <w:r w:rsidR="009837E9" w:rsidRPr="00CF2EA4" w:rsidDel="00C77671">
          <w:rPr>
            <w:color w:val="000000"/>
            <w:lang w:val="en-GB"/>
          </w:rPr>
          <w:delText xml:space="preserve">due to an increase in uncertainty </w:delText>
        </w:r>
      </w:del>
      <w:r w:rsidR="009875D0" w:rsidRPr="00CF2EA4">
        <w:rPr>
          <w:color w:val="000000"/>
          <w:lang w:val="en-GB"/>
        </w:rPr>
        <w:t xml:space="preserve">(Posterior </w:t>
      </w:r>
      <w:del w:id="277" w:author="Diego Fabian Beltran Segura" w:date="2022-08-25T11:02:00Z">
        <w:r w:rsidR="009875D0" w:rsidRPr="00CF2EA4" w:rsidDel="00213485">
          <w:rPr>
            <w:color w:val="000000"/>
            <w:lang w:val="en-GB"/>
          </w:rPr>
          <w:delText xml:space="preserve">mean </w:delText>
        </w:r>
      </w:del>
      <w:ins w:id="278" w:author="Diego Fabian Beltran Segura" w:date="2022-08-25T11:02:00Z">
        <w:r w:rsidR="00213485" w:rsidRPr="00CF2EA4">
          <w:rPr>
            <w:color w:val="000000"/>
            <w:lang w:val="en-GB"/>
          </w:rPr>
          <w:t>median</w:t>
        </w:r>
        <w:r w:rsidR="00213485" w:rsidRPr="00CF2EA4">
          <w:rPr>
            <w:color w:val="000000"/>
            <w:lang w:val="en-GB"/>
          </w:rPr>
          <w:t xml:space="preserve"> </w:t>
        </w:r>
      </w:ins>
      <w:r w:rsidR="009875D0" w:rsidRPr="00CF2EA4">
        <w:rPr>
          <w:color w:val="000000"/>
          <w:lang w:val="en-GB"/>
        </w:rPr>
        <w:t xml:space="preserve">= 0.27, 95% </w:t>
      </w:r>
      <w:del w:id="279" w:author="Diego Fabian Beltran Segura" w:date="2022-08-25T11:02:00Z">
        <w:r w:rsidR="009875D0" w:rsidRPr="00CF2EA4" w:rsidDel="00213485">
          <w:rPr>
            <w:color w:val="000000"/>
            <w:lang w:val="en-GB"/>
          </w:rPr>
          <w:delText>CI</w:delText>
        </w:r>
      </w:del>
      <w:ins w:id="280" w:author="Diego Fabian Beltran Segura" w:date="2022-08-25T11:02:00Z">
        <w:r w:rsidR="00213485" w:rsidRPr="00CF2EA4">
          <w:rPr>
            <w:color w:val="000000"/>
            <w:lang w:val="en-GB"/>
          </w:rPr>
          <w:t>HDI</w:t>
        </w:r>
      </w:ins>
      <w:r w:rsidR="009875D0" w:rsidRPr="00CF2EA4">
        <w:rPr>
          <w:color w:val="000000"/>
          <w:lang w:val="en-GB"/>
        </w:rPr>
        <w:t>: -0.0</w:t>
      </w:r>
      <w:r w:rsidR="00E56C48" w:rsidRPr="00CF2EA4">
        <w:rPr>
          <w:color w:val="000000"/>
          <w:lang w:val="en-GB"/>
        </w:rPr>
        <w:t>1</w:t>
      </w:r>
      <w:r w:rsidR="009875D0" w:rsidRPr="00CF2EA4">
        <w:rPr>
          <w:color w:val="000000"/>
          <w:lang w:val="en-GB"/>
        </w:rPr>
        <w:t xml:space="preserve"> – 0.5</w:t>
      </w:r>
      <w:r w:rsidR="00E56C48" w:rsidRPr="00CF2EA4">
        <w:rPr>
          <w:color w:val="000000"/>
          <w:lang w:val="en-GB"/>
        </w:rPr>
        <w:t>6</w:t>
      </w:r>
      <w:r w:rsidR="009875D0" w:rsidRPr="00CF2EA4">
        <w:rPr>
          <w:color w:val="000000"/>
          <w:lang w:val="en-GB"/>
        </w:rPr>
        <w:t>)</w:t>
      </w:r>
      <w:r w:rsidRPr="00CF2EA4">
        <w:rPr>
          <w:color w:val="000000"/>
          <w:lang w:val="en-GB"/>
        </w:rPr>
        <w:t xml:space="preserve">. When </w:t>
      </w:r>
      <w:r w:rsidR="006A2E1B" w:rsidRPr="00CF2EA4">
        <w:rPr>
          <w:color w:val="000000"/>
          <w:lang w:val="en-GB"/>
        </w:rPr>
        <w:t xml:space="preserve">considering the </w:t>
      </w:r>
      <w:r w:rsidR="00456283" w:rsidRPr="00CF2EA4">
        <w:rPr>
          <w:color w:val="000000"/>
          <w:lang w:val="en-GB"/>
        </w:rPr>
        <w:t>effects of</w:t>
      </w:r>
      <w:r w:rsidRPr="00CF2EA4">
        <w:rPr>
          <w:color w:val="000000"/>
          <w:lang w:val="en-GB"/>
        </w:rPr>
        <w:t xml:space="preserve"> altitude and habitat</w:t>
      </w:r>
      <w:r w:rsidR="00D40C41" w:rsidRPr="00CF2EA4">
        <w:rPr>
          <w:color w:val="000000"/>
          <w:lang w:val="en-GB"/>
        </w:rPr>
        <w:t xml:space="preserve"> structure</w:t>
      </w:r>
      <w:r w:rsidRPr="00CF2EA4">
        <w:rPr>
          <w:color w:val="000000"/>
          <w:lang w:val="en-GB"/>
        </w:rPr>
        <w:t xml:space="preserve">, the significance and strength of the relationship </w:t>
      </w:r>
      <w:r w:rsidR="00456283" w:rsidRPr="00CF2EA4">
        <w:rPr>
          <w:color w:val="000000"/>
          <w:lang w:val="en-GB"/>
        </w:rPr>
        <w:t xml:space="preserve">between dichromatism and song complexity </w:t>
      </w:r>
      <w:r w:rsidRPr="00CF2EA4">
        <w:rPr>
          <w:color w:val="000000"/>
          <w:lang w:val="en-GB"/>
        </w:rPr>
        <w:t>was lost,</w:t>
      </w:r>
      <w:r w:rsidR="005859F1" w:rsidRPr="00CF2EA4">
        <w:rPr>
          <w:color w:val="000000"/>
          <w:lang w:val="en-GB"/>
        </w:rPr>
        <w:t xml:space="preserve"> but remained positive for all habitats,</w:t>
      </w:r>
      <w:r w:rsidRPr="00CF2EA4">
        <w:rPr>
          <w:color w:val="000000"/>
          <w:lang w:val="en-GB"/>
        </w:rPr>
        <w:t xml:space="preserve"> hence, the association between </w:t>
      </w:r>
      <w:r w:rsidR="00456283" w:rsidRPr="00CF2EA4">
        <w:rPr>
          <w:color w:val="000000"/>
          <w:lang w:val="en-GB"/>
        </w:rPr>
        <w:t>these traits</w:t>
      </w:r>
      <w:r w:rsidRPr="00CF2EA4">
        <w:rPr>
          <w:color w:val="000000"/>
          <w:lang w:val="en-GB"/>
        </w:rPr>
        <w:t xml:space="preserve"> was not limited to a specific </w:t>
      </w:r>
      <w:del w:id="281" w:author="Diego Fabian Beltran Segura" w:date="2022-08-25T17:21:00Z">
        <w:r w:rsidRPr="00CF2EA4" w:rsidDel="00E76302">
          <w:rPr>
            <w:color w:val="000000"/>
            <w:lang w:val="en-GB"/>
          </w:rPr>
          <w:delText xml:space="preserve">habitat structure </w:delText>
        </w:r>
        <w:r w:rsidR="00900D2B" w:rsidRPr="00CF2EA4" w:rsidDel="00E76302">
          <w:rPr>
            <w:color w:val="000000"/>
            <w:lang w:val="en-GB"/>
          </w:rPr>
          <w:delText>n</w:delText>
        </w:r>
        <w:r w:rsidRPr="00CF2EA4" w:rsidDel="00E76302">
          <w:rPr>
            <w:color w:val="000000"/>
            <w:lang w:val="en-GB"/>
          </w:rPr>
          <w:delText xml:space="preserve">or tied to </w:delText>
        </w:r>
        <w:r w:rsidRPr="00CF2EA4" w:rsidDel="00E76302">
          <w:rPr>
            <w:color w:val="000000"/>
            <w:lang w:val="en-GB"/>
          </w:rPr>
          <w:lastRenderedPageBreak/>
          <w:delText>altitude</w:delText>
        </w:r>
      </w:del>
      <w:ins w:id="282" w:author="Diego Fabian Beltran Segura" w:date="2022-08-25T17:21:00Z">
        <w:r w:rsidR="00E76302" w:rsidRPr="00CF2EA4">
          <w:rPr>
            <w:color w:val="000000"/>
            <w:lang w:val="en-GB"/>
          </w:rPr>
          <w:t>covariate</w:t>
        </w:r>
      </w:ins>
      <w:r w:rsidRPr="00CF2EA4">
        <w:rPr>
          <w:color w:val="000000"/>
          <w:lang w:val="en-GB"/>
        </w:rPr>
        <w:t>.</w:t>
      </w:r>
      <w:r w:rsidR="00661D40" w:rsidRPr="00CF2EA4">
        <w:rPr>
          <w:color w:val="000000"/>
          <w:lang w:val="en-GB"/>
        </w:rPr>
        <w:t xml:space="preserve"> To evaluate if the most dichromatic patches were responsible for </w:t>
      </w:r>
      <w:del w:id="283" w:author="Diego Fabian Beltran Segura" w:date="2022-08-26T11:23:00Z">
        <w:r w:rsidR="00661D40" w:rsidRPr="00CF2EA4" w:rsidDel="00CF5A8B">
          <w:rPr>
            <w:color w:val="000000"/>
            <w:lang w:val="en-GB"/>
          </w:rPr>
          <w:delText xml:space="preserve">the </w:delText>
        </w:r>
      </w:del>
      <w:ins w:id="284" w:author="Diego Fabian Beltran Segura" w:date="2022-08-26T11:23:00Z">
        <w:r w:rsidR="00CF5A8B" w:rsidRPr="00CF2EA4">
          <w:rPr>
            <w:color w:val="000000"/>
            <w:lang w:val="en-GB"/>
          </w:rPr>
          <w:t>th</w:t>
        </w:r>
        <w:r w:rsidR="00CF5A8B" w:rsidRPr="00CF2EA4">
          <w:rPr>
            <w:color w:val="000000"/>
            <w:lang w:val="en-GB"/>
          </w:rPr>
          <w:t>is</w:t>
        </w:r>
        <w:r w:rsidR="00CF5A8B" w:rsidRPr="00CF2EA4">
          <w:rPr>
            <w:color w:val="000000"/>
            <w:lang w:val="en-GB"/>
          </w:rPr>
          <w:t xml:space="preserve"> </w:t>
        </w:r>
      </w:ins>
      <w:r w:rsidR="00661D40" w:rsidRPr="00CF2EA4">
        <w:rPr>
          <w:color w:val="000000"/>
          <w:lang w:val="en-GB"/>
        </w:rPr>
        <w:t>association</w:t>
      </w:r>
      <w:del w:id="285" w:author="Diego Fabian Beltran Segura" w:date="2022-08-26T11:23:00Z">
        <w:r w:rsidR="00661D40" w:rsidRPr="00CF2EA4" w:rsidDel="00CF5A8B">
          <w:rPr>
            <w:color w:val="000000"/>
            <w:lang w:val="en-GB"/>
          </w:rPr>
          <w:delText xml:space="preserve"> with song complexity</w:delText>
        </w:r>
      </w:del>
      <w:r w:rsidR="00661D40" w:rsidRPr="00CF2EA4">
        <w:rPr>
          <w:color w:val="000000"/>
          <w:lang w:val="en-GB"/>
        </w:rPr>
        <w:t xml:space="preserve">, we ran five more BPMMs with the dichromatism of each patch as response and song complexity as predictor. These models showed strong significant associations in the crown and </w:t>
      </w:r>
      <w:proofErr w:type="spellStart"/>
      <w:r w:rsidR="00661D40" w:rsidRPr="00CF2EA4">
        <w:rPr>
          <w:color w:val="000000"/>
          <w:lang w:val="en-GB"/>
        </w:rPr>
        <w:t>gorget</w:t>
      </w:r>
      <w:proofErr w:type="spellEnd"/>
      <w:r w:rsidR="00661D40" w:rsidRPr="00CF2EA4">
        <w:rPr>
          <w:color w:val="000000"/>
          <w:lang w:val="en-GB"/>
        </w:rPr>
        <w:t xml:space="preserve"> (Fig. </w:t>
      </w:r>
      <w:del w:id="286" w:author="Diego Fabian Beltran Segura" w:date="2022-08-25T11:04:00Z">
        <w:r w:rsidR="00661D40" w:rsidRPr="00CF2EA4" w:rsidDel="00C77671">
          <w:rPr>
            <w:color w:val="000000"/>
            <w:lang w:val="en-GB"/>
          </w:rPr>
          <w:delText>2B</w:delText>
        </w:r>
      </w:del>
      <w:ins w:id="287" w:author="Diego Fabian Beltran Segura" w:date="2022-08-25T11:04:00Z">
        <w:r w:rsidR="00C77671" w:rsidRPr="00CF2EA4">
          <w:rPr>
            <w:color w:val="000000"/>
            <w:lang w:val="en-GB"/>
          </w:rPr>
          <w:t>3</w:t>
        </w:r>
        <w:r w:rsidR="00C77671" w:rsidRPr="00CF2EA4">
          <w:rPr>
            <w:color w:val="000000"/>
            <w:lang w:val="en-GB"/>
          </w:rPr>
          <w:t>B</w:t>
        </w:r>
      </w:ins>
      <w:r w:rsidR="00661D40" w:rsidRPr="00CF2EA4">
        <w:rPr>
          <w:color w:val="000000"/>
          <w:lang w:val="en-GB"/>
        </w:rPr>
        <w:t xml:space="preserve">-C), with a weaker association in the mantle (Table </w:t>
      </w:r>
      <w:del w:id="288" w:author="Diego Fabian Beltran Segura" w:date="2022-08-25T11:04:00Z">
        <w:r w:rsidR="00661D40" w:rsidRPr="00CF2EA4" w:rsidDel="00C77671">
          <w:rPr>
            <w:color w:val="000000"/>
            <w:lang w:val="en-GB"/>
          </w:rPr>
          <w:delText>S8</w:delText>
        </w:r>
      </w:del>
      <w:ins w:id="289" w:author="Diego Fabian Beltran Segura" w:date="2022-08-25T11:04:00Z">
        <w:r w:rsidR="00C77671" w:rsidRPr="00CF2EA4">
          <w:rPr>
            <w:color w:val="000000"/>
            <w:lang w:val="en-GB"/>
          </w:rPr>
          <w:t>S</w:t>
        </w:r>
        <w:r w:rsidR="00C77671" w:rsidRPr="00CF2EA4">
          <w:rPr>
            <w:color w:val="000000"/>
            <w:lang w:val="en-GB"/>
          </w:rPr>
          <w:t>7</w:t>
        </w:r>
      </w:ins>
      <w:r w:rsidR="00661D40" w:rsidRPr="00CF2EA4">
        <w:rPr>
          <w:color w:val="000000"/>
          <w:lang w:val="en-GB"/>
        </w:rPr>
        <w:t>)</w:t>
      </w:r>
      <w:r w:rsidR="00D776B8" w:rsidRPr="00CF2EA4">
        <w:rPr>
          <w:color w:val="000000"/>
          <w:lang w:val="en-GB"/>
        </w:rPr>
        <w:t>, implying that the most dichromatic patches are responsible for the association with song complexity</w:t>
      </w:r>
      <w:r w:rsidR="00661D40" w:rsidRPr="00CF2EA4">
        <w:rPr>
          <w:color w:val="000000"/>
          <w:lang w:val="en-GB"/>
        </w:rPr>
        <w:t>.</w:t>
      </w:r>
      <w:r w:rsidRPr="00CF2EA4">
        <w:rPr>
          <w:color w:val="000000"/>
          <w:lang w:val="en-GB"/>
        </w:rPr>
        <w:t xml:space="preserve"> </w:t>
      </w:r>
      <w:r w:rsidR="00F543DE" w:rsidRPr="00CF2EA4">
        <w:rPr>
          <w:color w:val="000000"/>
          <w:lang w:val="en-GB"/>
        </w:rPr>
        <w:t xml:space="preserve">Additionally, a weak negative association was found between TLD and song complexity, </w:t>
      </w:r>
      <w:r w:rsidR="00430EAF" w:rsidRPr="00CF2EA4">
        <w:rPr>
          <w:color w:val="000000"/>
          <w:lang w:val="en-GB"/>
        </w:rPr>
        <w:t>when considering the interaction</w:t>
      </w:r>
      <w:r w:rsidR="00F543DE" w:rsidRPr="00CF2EA4">
        <w:rPr>
          <w:color w:val="000000"/>
          <w:lang w:val="en-GB"/>
        </w:rPr>
        <w:t xml:space="preserve"> with altitude (Posterior </w:t>
      </w:r>
      <w:del w:id="290" w:author="Diego Fabian Beltran Segura" w:date="2022-08-25T11:04:00Z">
        <w:r w:rsidR="00F543DE" w:rsidRPr="00CF2EA4" w:rsidDel="00C77671">
          <w:rPr>
            <w:color w:val="000000"/>
            <w:lang w:val="en-GB"/>
          </w:rPr>
          <w:delText xml:space="preserve">mean </w:delText>
        </w:r>
      </w:del>
      <w:ins w:id="291" w:author="Diego Fabian Beltran Segura" w:date="2022-08-25T11:04:00Z">
        <w:r w:rsidR="00C77671" w:rsidRPr="00CF2EA4">
          <w:rPr>
            <w:color w:val="000000"/>
            <w:lang w:val="en-GB"/>
          </w:rPr>
          <w:t>median</w:t>
        </w:r>
        <w:r w:rsidR="00C77671" w:rsidRPr="00CF2EA4">
          <w:rPr>
            <w:color w:val="000000"/>
            <w:lang w:val="en-GB"/>
          </w:rPr>
          <w:t xml:space="preserve"> </w:t>
        </w:r>
      </w:ins>
      <w:r w:rsidR="00F543DE" w:rsidRPr="00CF2EA4">
        <w:rPr>
          <w:color w:val="000000"/>
          <w:lang w:val="en-GB"/>
        </w:rPr>
        <w:t>= -0.15, 95% CI: -0.29 – -0.02</w:t>
      </w:r>
      <w:r w:rsidR="00836AA0" w:rsidRPr="00CF2EA4">
        <w:rPr>
          <w:color w:val="000000"/>
          <w:lang w:val="en-GB"/>
        </w:rPr>
        <w:t xml:space="preserve">; </w:t>
      </w:r>
      <w:r w:rsidR="007146D6" w:rsidRPr="00CF2EA4">
        <w:rPr>
          <w:color w:val="000000"/>
          <w:lang w:val="en-GB"/>
        </w:rPr>
        <w:t xml:space="preserve">Fig. </w:t>
      </w:r>
      <w:del w:id="292" w:author="Diego Fabian Beltran Segura" w:date="2022-08-25T11:05:00Z">
        <w:r w:rsidR="007146D6" w:rsidRPr="00CF2EA4" w:rsidDel="00C77671">
          <w:rPr>
            <w:color w:val="000000"/>
            <w:lang w:val="en-GB"/>
          </w:rPr>
          <w:delText>S3</w:delText>
        </w:r>
      </w:del>
      <w:ins w:id="293" w:author="Diego Fabian Beltran Segura" w:date="2022-08-25T11:05:00Z">
        <w:r w:rsidR="00C77671" w:rsidRPr="00CF2EA4">
          <w:rPr>
            <w:color w:val="000000"/>
            <w:lang w:val="en-GB"/>
          </w:rPr>
          <w:t>S</w:t>
        </w:r>
        <w:r w:rsidR="00C77671" w:rsidRPr="00CF2EA4">
          <w:rPr>
            <w:color w:val="000000"/>
            <w:lang w:val="en-GB"/>
          </w:rPr>
          <w:t>2</w:t>
        </w:r>
      </w:ins>
      <w:r w:rsidR="007146D6" w:rsidRPr="00CF2EA4">
        <w:rPr>
          <w:color w:val="000000"/>
          <w:lang w:val="en-GB"/>
        </w:rPr>
        <w:t xml:space="preserve">; </w:t>
      </w:r>
      <w:r w:rsidR="00836AA0" w:rsidRPr="00CF2EA4">
        <w:rPr>
          <w:color w:val="000000"/>
          <w:lang w:val="en-GB"/>
        </w:rPr>
        <w:t xml:space="preserve">Table </w:t>
      </w:r>
      <w:del w:id="294" w:author="Diego Fabian Beltran Segura" w:date="2022-08-25T11:06:00Z">
        <w:r w:rsidR="00836AA0" w:rsidRPr="00CF2EA4" w:rsidDel="007C74B5">
          <w:rPr>
            <w:color w:val="000000"/>
            <w:lang w:val="en-GB"/>
          </w:rPr>
          <w:delText>S7</w:delText>
        </w:r>
      </w:del>
      <w:ins w:id="295" w:author="Diego Fabian Beltran Segura" w:date="2022-08-25T11:06:00Z">
        <w:r w:rsidR="007C74B5" w:rsidRPr="00CF2EA4">
          <w:rPr>
            <w:color w:val="000000"/>
            <w:lang w:val="en-GB"/>
          </w:rPr>
          <w:t>S</w:t>
        </w:r>
        <w:r w:rsidR="007C74B5" w:rsidRPr="00CF2EA4">
          <w:rPr>
            <w:color w:val="000000"/>
            <w:lang w:val="en-GB"/>
          </w:rPr>
          <w:t>6</w:t>
        </w:r>
      </w:ins>
      <w:r w:rsidR="00F543DE" w:rsidRPr="00CF2EA4">
        <w:rPr>
          <w:color w:val="000000"/>
          <w:lang w:val="en-GB"/>
        </w:rPr>
        <w:t>)</w:t>
      </w:r>
      <w:r w:rsidRPr="00CF2EA4">
        <w:rPr>
          <w:color w:val="000000"/>
          <w:lang w:val="en-GB"/>
        </w:rPr>
        <w:t xml:space="preserve">. </w:t>
      </w:r>
      <w:ins w:id="296" w:author="Diego Fabian Beltran Segura" w:date="2022-08-25T11:06:00Z">
        <w:r w:rsidR="007C74B5" w:rsidRPr="00CF2EA4">
          <w:rPr>
            <w:color w:val="000000"/>
            <w:lang w:val="en-GB"/>
          </w:rPr>
          <w:t>We also found</w:t>
        </w:r>
      </w:ins>
      <w:ins w:id="297" w:author="Diego Fabian Beltran Segura" w:date="2022-08-25T11:07:00Z">
        <w:r w:rsidR="007C74B5" w:rsidRPr="00CF2EA4">
          <w:rPr>
            <w:color w:val="000000"/>
            <w:lang w:val="en-GB"/>
          </w:rPr>
          <w:t xml:space="preserve"> positive correlations between </w:t>
        </w:r>
      </w:ins>
      <w:ins w:id="298" w:author="Diego Fabian Beltran Segura" w:date="2022-08-25T11:08:00Z">
        <w:r w:rsidR="00E15932" w:rsidRPr="00CF2EA4">
          <w:rPr>
            <w:color w:val="000000"/>
            <w:lang w:val="en-GB"/>
          </w:rPr>
          <w:t>TLD and MD</w:t>
        </w:r>
      </w:ins>
      <w:ins w:id="299" w:author="Diego Fabian Beltran Segura" w:date="2022-08-25T11:07:00Z">
        <w:r w:rsidR="007C74B5" w:rsidRPr="00CF2EA4">
          <w:rPr>
            <w:color w:val="000000"/>
            <w:lang w:val="en-GB"/>
          </w:rPr>
          <w:t xml:space="preserve"> only when considering the interactions with altitude and habitat structure (Table S6).</w:t>
        </w:r>
      </w:ins>
      <w:ins w:id="300" w:author="Diego Fabian Beltran Segura" w:date="2022-08-25T11:06:00Z">
        <w:r w:rsidR="007C74B5" w:rsidRPr="00CF2EA4">
          <w:rPr>
            <w:color w:val="000000"/>
            <w:lang w:val="en-GB"/>
          </w:rPr>
          <w:t xml:space="preserve"> </w:t>
        </w:r>
      </w:ins>
      <w:r w:rsidRPr="00CF2EA4">
        <w:rPr>
          <w:color w:val="000000"/>
          <w:lang w:val="en-GB"/>
        </w:rPr>
        <w:t xml:space="preserve">All other comparisons </w:t>
      </w:r>
      <w:r w:rsidR="00C82B7E" w:rsidRPr="00CF2EA4">
        <w:rPr>
          <w:color w:val="000000"/>
          <w:lang w:val="en-GB"/>
        </w:rPr>
        <w:t>were</w:t>
      </w:r>
      <w:r w:rsidRPr="00CF2EA4">
        <w:rPr>
          <w:color w:val="000000"/>
          <w:lang w:val="en-GB"/>
        </w:rPr>
        <w:t xml:space="preserve"> non-significant </w:t>
      </w:r>
      <w:r w:rsidR="00C82B7E" w:rsidRPr="00CF2EA4">
        <w:rPr>
          <w:color w:val="000000"/>
          <w:lang w:val="en-GB"/>
        </w:rPr>
        <w:t>with and without</w:t>
      </w:r>
      <w:r w:rsidRPr="00CF2EA4">
        <w:rPr>
          <w:color w:val="000000"/>
          <w:lang w:val="en-GB"/>
        </w:rPr>
        <w:t xml:space="preserve"> the interactions</w:t>
      </w:r>
      <w:del w:id="301" w:author="Diego Fabian Beltran Segura" w:date="2022-08-26T11:24:00Z">
        <w:r w:rsidRPr="00CF2EA4" w:rsidDel="00CF5A8B">
          <w:rPr>
            <w:color w:val="000000"/>
            <w:lang w:val="en-GB"/>
          </w:rPr>
          <w:delText xml:space="preserve"> with altitude and habitat structure</w:delText>
        </w:r>
      </w:del>
      <w:ins w:id="302" w:author="Diego Fabian Beltran Segura" w:date="2022-08-25T14:06:00Z">
        <w:r w:rsidR="000E4A3D" w:rsidRPr="00CF2EA4">
          <w:rPr>
            <w:color w:val="000000"/>
            <w:lang w:val="en-GB"/>
          </w:rPr>
          <w:t>, in</w:t>
        </w:r>
      </w:ins>
      <w:ins w:id="303" w:author="Diego Fabian Beltran Segura" w:date="2022-08-25T14:07:00Z">
        <w:r w:rsidR="002A434F" w:rsidRPr="00CF2EA4">
          <w:rPr>
            <w:color w:val="000000"/>
            <w:lang w:val="en-GB"/>
          </w:rPr>
          <w:t>c</w:t>
        </w:r>
      </w:ins>
      <w:ins w:id="304" w:author="Diego Fabian Beltran Segura" w:date="2022-08-25T14:06:00Z">
        <w:r w:rsidR="000E4A3D" w:rsidRPr="00CF2EA4">
          <w:rPr>
            <w:color w:val="000000"/>
            <w:lang w:val="en-GB"/>
          </w:rPr>
          <w:t xml:space="preserve">luding the AVONET </w:t>
        </w:r>
      </w:ins>
      <w:ins w:id="305" w:author="Diego Fabian Beltran Segura" w:date="2022-08-25T14:07:00Z">
        <w:r w:rsidR="000E4A3D" w:rsidRPr="00CF2EA4">
          <w:rPr>
            <w:color w:val="000000"/>
            <w:lang w:val="en-GB"/>
          </w:rPr>
          <w:t>models</w:t>
        </w:r>
      </w:ins>
      <w:r w:rsidR="00BD19F9" w:rsidRPr="00CF2EA4">
        <w:rPr>
          <w:color w:val="000000"/>
          <w:lang w:val="en-GB"/>
        </w:rPr>
        <w:t xml:space="preserve"> (</w:t>
      </w:r>
      <w:r w:rsidR="00091118" w:rsidRPr="00CF2EA4">
        <w:rPr>
          <w:color w:val="000000"/>
          <w:lang w:val="en-GB"/>
        </w:rPr>
        <w:t xml:space="preserve">Table </w:t>
      </w:r>
      <w:del w:id="306" w:author="Diego Fabian Beltran Segura" w:date="2022-08-25T11:06:00Z">
        <w:r w:rsidR="00091118" w:rsidRPr="00CF2EA4" w:rsidDel="007C74B5">
          <w:rPr>
            <w:color w:val="000000"/>
            <w:lang w:val="en-GB"/>
          </w:rPr>
          <w:delText>S7</w:delText>
        </w:r>
      </w:del>
      <w:ins w:id="307" w:author="Diego Fabian Beltran Segura" w:date="2022-08-25T11:06:00Z">
        <w:r w:rsidR="007C74B5" w:rsidRPr="00CF2EA4">
          <w:rPr>
            <w:color w:val="000000"/>
            <w:lang w:val="en-GB"/>
          </w:rPr>
          <w:t>S</w:t>
        </w:r>
        <w:r w:rsidR="007C74B5" w:rsidRPr="00CF2EA4">
          <w:rPr>
            <w:color w:val="000000"/>
            <w:lang w:val="en-GB"/>
          </w:rPr>
          <w:t>6</w:t>
        </w:r>
      </w:ins>
      <w:r w:rsidR="00091118" w:rsidRPr="00CF2EA4">
        <w:rPr>
          <w:color w:val="000000"/>
          <w:lang w:val="en-GB"/>
        </w:rPr>
        <w:t xml:space="preserve">; </w:t>
      </w:r>
      <w:r w:rsidR="00BD19F9" w:rsidRPr="00CF2EA4">
        <w:rPr>
          <w:color w:val="000000"/>
          <w:lang w:val="en-GB"/>
        </w:rPr>
        <w:t xml:space="preserve">Fig. </w:t>
      </w:r>
      <w:del w:id="308" w:author="Diego Fabian Beltran Segura" w:date="2022-08-25T11:06:00Z">
        <w:r w:rsidR="00BD19F9" w:rsidRPr="00CF2EA4" w:rsidDel="007C74B5">
          <w:rPr>
            <w:color w:val="000000"/>
            <w:lang w:val="en-GB"/>
          </w:rPr>
          <w:delText>S</w:delText>
        </w:r>
        <w:r w:rsidR="007146D6" w:rsidRPr="00CF2EA4" w:rsidDel="007C74B5">
          <w:rPr>
            <w:color w:val="000000"/>
            <w:lang w:val="en-GB"/>
          </w:rPr>
          <w:delText>4</w:delText>
        </w:r>
      </w:del>
      <w:ins w:id="309" w:author="Diego Fabian Beltran Segura" w:date="2022-08-25T11:06:00Z">
        <w:r w:rsidR="007C74B5" w:rsidRPr="00CF2EA4">
          <w:rPr>
            <w:color w:val="000000"/>
            <w:lang w:val="en-GB"/>
          </w:rPr>
          <w:t>S</w:t>
        </w:r>
        <w:r w:rsidR="007C74B5" w:rsidRPr="00CF2EA4">
          <w:rPr>
            <w:color w:val="000000"/>
            <w:lang w:val="en-GB"/>
          </w:rPr>
          <w:t>2</w:t>
        </w:r>
      </w:ins>
      <w:r w:rsidR="00BD19F9" w:rsidRPr="00CF2EA4">
        <w:rPr>
          <w:color w:val="000000"/>
          <w:lang w:val="en-GB"/>
        </w:rPr>
        <w:t>)</w:t>
      </w:r>
      <w:r w:rsidRPr="00CF2EA4">
        <w:rPr>
          <w:color w:val="000000"/>
          <w:lang w:val="en-GB"/>
        </w:rPr>
        <w:t>.</w:t>
      </w:r>
      <w:r w:rsidR="001E123A" w:rsidRPr="00CF2EA4">
        <w:rPr>
          <w:color w:val="000000"/>
          <w:lang w:val="en-GB"/>
        </w:rPr>
        <w:t xml:space="preserve"> </w:t>
      </w:r>
    </w:p>
    <w:p w14:paraId="5F9561CE" w14:textId="447B9AA5" w:rsidR="0047780A" w:rsidRPr="00CF2EA4" w:rsidRDefault="0047780A" w:rsidP="00621C67">
      <w:pPr>
        <w:spacing w:line="480" w:lineRule="auto"/>
        <w:rPr>
          <w:color w:val="000000"/>
          <w:lang w:val="en-GB"/>
        </w:rPr>
      </w:pPr>
    </w:p>
    <w:p w14:paraId="00D5F561" w14:textId="0C97D8D4" w:rsidR="0047780A" w:rsidRPr="00CF2EA4" w:rsidDel="001A6AA6" w:rsidRDefault="0047780A" w:rsidP="00621C67">
      <w:pPr>
        <w:spacing w:line="480" w:lineRule="auto"/>
        <w:rPr>
          <w:del w:id="310" w:author="Diego Fabian Beltran Segura" w:date="2022-08-25T11:09:00Z"/>
          <w:color w:val="000000"/>
          <w:lang w:val="en-GB"/>
        </w:rPr>
      </w:pPr>
      <w:del w:id="311" w:author="Diego Fabian Beltran Segura" w:date="2022-08-25T11:09:00Z">
        <w:r w:rsidRPr="00CF2EA4" w:rsidDel="001A6AA6">
          <w:rPr>
            <w:color w:val="000000"/>
            <w:lang w:val="en-GB"/>
          </w:rPr>
          <w:delText xml:space="preserve">The patterns found </w:delText>
        </w:r>
        <w:r w:rsidR="00741D33" w:rsidRPr="00CF2EA4" w:rsidDel="001A6AA6">
          <w:rPr>
            <w:color w:val="000000"/>
            <w:lang w:val="en-GB"/>
          </w:rPr>
          <w:delText>in the</w:delText>
        </w:r>
        <w:r w:rsidRPr="00CF2EA4" w:rsidDel="001A6AA6">
          <w:rPr>
            <w:color w:val="000000"/>
            <w:lang w:val="en-GB"/>
          </w:rPr>
          <w:delText xml:space="preserve"> BPMMs were </w:delText>
        </w:r>
        <w:r w:rsidR="00D776B8" w:rsidRPr="00CF2EA4" w:rsidDel="001A6AA6">
          <w:rPr>
            <w:color w:val="000000"/>
            <w:lang w:val="en-GB"/>
          </w:rPr>
          <w:delText xml:space="preserve">partly </w:delText>
        </w:r>
        <w:r w:rsidRPr="00CF2EA4" w:rsidDel="001A6AA6">
          <w:rPr>
            <w:color w:val="000000"/>
            <w:lang w:val="en-GB"/>
          </w:rPr>
          <w:delText xml:space="preserve">supported by the </w:delText>
        </w:r>
        <w:r w:rsidR="00452D74" w:rsidRPr="00CF2EA4" w:rsidDel="001A6AA6">
          <w:rPr>
            <w:color w:val="000000"/>
            <w:lang w:val="en-GB"/>
          </w:rPr>
          <w:delText xml:space="preserve">evolutionary </w:delText>
        </w:r>
        <w:r w:rsidR="001421DA" w:rsidRPr="00CF2EA4" w:rsidDel="001A6AA6">
          <w:rPr>
            <w:color w:val="000000"/>
            <w:lang w:val="en-GB"/>
          </w:rPr>
          <w:delText>correlation</w:delText>
        </w:r>
        <w:r w:rsidRPr="00CF2EA4" w:rsidDel="001A6AA6">
          <w:rPr>
            <w:color w:val="000000"/>
            <w:lang w:val="en-GB"/>
          </w:rPr>
          <w:delText xml:space="preserve"> analyses. We found a positive correlation between</w:delText>
        </w:r>
        <w:r w:rsidR="00FE4FC2" w:rsidRPr="00CF2EA4" w:rsidDel="001A6AA6">
          <w:rPr>
            <w:color w:val="000000"/>
            <w:lang w:val="en-GB"/>
          </w:rPr>
          <w:delText xml:space="preserve"> the rates of evolution of</w:delText>
        </w:r>
        <w:r w:rsidR="00C13942" w:rsidRPr="00CF2EA4" w:rsidDel="001A6AA6">
          <w:rPr>
            <w:color w:val="000000"/>
            <w:lang w:val="en-GB"/>
          </w:rPr>
          <w:delText xml:space="preserve"> </w:delText>
        </w:r>
        <w:r w:rsidRPr="00CF2EA4" w:rsidDel="001A6AA6">
          <w:rPr>
            <w:color w:val="000000"/>
            <w:lang w:val="en-GB"/>
          </w:rPr>
          <w:delText>dichromatism and song complexity (</w:delText>
        </w:r>
        <w:r w:rsidR="00974720" w:rsidRPr="00CF2EA4" w:rsidDel="001A6AA6">
          <w:rPr>
            <w:color w:val="000000"/>
            <w:lang w:val="en-GB"/>
          </w:rPr>
          <w:delText xml:space="preserve">Posterior mean </w:delText>
        </w:r>
        <w:r w:rsidRPr="00CF2EA4" w:rsidDel="001A6AA6">
          <w:rPr>
            <w:color w:val="000000"/>
            <w:lang w:val="en-GB"/>
          </w:rPr>
          <w:delText>=</w:delText>
        </w:r>
        <w:r w:rsidR="00974720" w:rsidRPr="00CF2EA4" w:rsidDel="001A6AA6">
          <w:rPr>
            <w:color w:val="000000"/>
            <w:lang w:val="en-GB"/>
          </w:rPr>
          <w:delText xml:space="preserve"> </w:delText>
        </w:r>
        <w:r w:rsidRPr="00CF2EA4" w:rsidDel="001A6AA6">
          <w:rPr>
            <w:color w:val="000000"/>
            <w:lang w:val="en-GB"/>
          </w:rPr>
          <w:delText>0.2, Fig. S</w:delText>
        </w:r>
        <w:r w:rsidR="007146D6" w:rsidRPr="00CF2EA4" w:rsidDel="001A6AA6">
          <w:rPr>
            <w:color w:val="000000"/>
            <w:lang w:val="en-GB"/>
          </w:rPr>
          <w:delText>5</w:delText>
        </w:r>
        <w:r w:rsidRPr="00CF2EA4" w:rsidDel="001A6AA6">
          <w:rPr>
            <w:color w:val="000000"/>
            <w:lang w:val="en-GB"/>
          </w:rPr>
          <w:delText xml:space="preserve">). While in the other comparisons between </w:delText>
        </w:r>
        <w:r w:rsidR="001421DA" w:rsidRPr="00CF2EA4" w:rsidDel="001A6AA6">
          <w:rPr>
            <w:color w:val="000000"/>
            <w:lang w:val="en-GB"/>
          </w:rPr>
          <w:delText>traits</w:delText>
        </w:r>
        <w:r w:rsidRPr="00CF2EA4" w:rsidDel="001A6AA6">
          <w:rPr>
            <w:color w:val="000000"/>
            <w:lang w:val="en-GB"/>
          </w:rPr>
          <w:delText xml:space="preserve"> no significant evolutionary association</w:delText>
        </w:r>
        <w:r w:rsidR="00C13942" w:rsidRPr="00CF2EA4" w:rsidDel="001A6AA6">
          <w:rPr>
            <w:color w:val="000000"/>
            <w:lang w:val="en-GB"/>
          </w:rPr>
          <w:delText>s</w:delText>
        </w:r>
        <w:r w:rsidRPr="00CF2EA4" w:rsidDel="001A6AA6">
          <w:rPr>
            <w:color w:val="000000"/>
            <w:lang w:val="en-GB"/>
          </w:rPr>
          <w:delText xml:space="preserve"> w</w:delText>
        </w:r>
        <w:r w:rsidR="00C13942" w:rsidRPr="00CF2EA4" w:rsidDel="001A6AA6">
          <w:rPr>
            <w:color w:val="000000"/>
            <w:lang w:val="en-GB"/>
          </w:rPr>
          <w:delText>ere</w:delText>
        </w:r>
        <w:r w:rsidRPr="00CF2EA4" w:rsidDel="001A6AA6">
          <w:rPr>
            <w:color w:val="000000"/>
            <w:lang w:val="en-GB"/>
          </w:rPr>
          <w:delText xml:space="preserve"> detected.</w:delText>
        </w:r>
      </w:del>
    </w:p>
    <w:p w14:paraId="6C67B7DA" w14:textId="3865FF07" w:rsidR="00043DBC" w:rsidRPr="00CF2EA4" w:rsidDel="001A6AA6" w:rsidRDefault="00043DBC" w:rsidP="00621C67">
      <w:pPr>
        <w:spacing w:line="480" w:lineRule="auto"/>
        <w:rPr>
          <w:del w:id="312" w:author="Diego Fabian Beltran Segura" w:date="2022-08-25T11:09:00Z"/>
          <w:color w:val="000000"/>
          <w:lang w:val="en-GB"/>
        </w:rPr>
      </w:pPr>
    </w:p>
    <w:p w14:paraId="682C8324" w14:textId="77777777" w:rsidR="0047780A" w:rsidRPr="00CF2EA4" w:rsidRDefault="0047780A" w:rsidP="00621C67">
      <w:pPr>
        <w:spacing w:line="480" w:lineRule="auto"/>
        <w:rPr>
          <w:color w:val="000000"/>
          <w:lang w:val="en-GB"/>
        </w:rPr>
      </w:pPr>
      <w:r w:rsidRPr="00CF2EA4">
        <w:rPr>
          <w:b/>
          <w:bCs/>
          <w:color w:val="000000"/>
          <w:lang w:val="en-GB"/>
        </w:rPr>
        <w:t>Discussion</w:t>
      </w:r>
    </w:p>
    <w:p w14:paraId="0EAFFAAC" w14:textId="77777777" w:rsidR="0047780A" w:rsidRPr="00CF2EA4" w:rsidRDefault="0047780A" w:rsidP="00621C67">
      <w:pPr>
        <w:spacing w:line="480" w:lineRule="auto"/>
        <w:rPr>
          <w:color w:val="000000"/>
          <w:lang w:val="en-GB"/>
        </w:rPr>
      </w:pPr>
      <w:r w:rsidRPr="00CF2EA4">
        <w:rPr>
          <w:color w:val="000000"/>
          <w:lang w:val="en-GB"/>
        </w:rPr>
        <w:t> </w:t>
      </w:r>
    </w:p>
    <w:p w14:paraId="263DBA6A" w14:textId="17A9296D" w:rsidR="00BD7396" w:rsidRPr="00CF2EA4" w:rsidRDefault="00946217" w:rsidP="00621C67">
      <w:pPr>
        <w:spacing w:line="480" w:lineRule="auto"/>
        <w:rPr>
          <w:color w:val="000000"/>
          <w:lang w:val="en-GB"/>
        </w:rPr>
      </w:pPr>
      <w:r w:rsidRPr="00CF2EA4">
        <w:rPr>
          <w:color w:val="000000"/>
          <w:lang w:val="en-GB"/>
        </w:rPr>
        <w:t>W</w:t>
      </w:r>
      <w:r w:rsidR="007274C2" w:rsidRPr="00CF2EA4">
        <w:rPr>
          <w:color w:val="000000"/>
          <w:lang w:val="en-GB"/>
        </w:rPr>
        <w:t xml:space="preserve">e show that dimorphic traits of multiple </w:t>
      </w:r>
      <w:r w:rsidR="00E47949" w:rsidRPr="00CF2EA4">
        <w:rPr>
          <w:color w:val="000000"/>
          <w:lang w:val="en-GB"/>
        </w:rPr>
        <w:t>signalling</w:t>
      </w:r>
      <w:r w:rsidR="007274C2" w:rsidRPr="00CF2EA4">
        <w:rPr>
          <w:color w:val="000000"/>
          <w:lang w:val="en-GB"/>
        </w:rPr>
        <w:t xml:space="preserve"> modalities are the result of a complex interaction between natural and sexual selection.</w:t>
      </w:r>
      <w:r w:rsidR="00BD7396" w:rsidRPr="00CF2EA4">
        <w:rPr>
          <w:color w:val="000000"/>
          <w:lang w:val="en-GB"/>
        </w:rPr>
        <w:t xml:space="preserve"> We found that altitude and habitat structure </w:t>
      </w:r>
      <w:r w:rsidR="005676CB" w:rsidRPr="00CF2EA4">
        <w:rPr>
          <w:color w:val="000000"/>
          <w:lang w:val="en-GB"/>
        </w:rPr>
        <w:t>influence evolutionary patterns</w:t>
      </w:r>
      <w:r w:rsidR="00BD7396" w:rsidRPr="00CF2EA4">
        <w:rPr>
          <w:color w:val="000000"/>
          <w:lang w:val="en-GB"/>
        </w:rPr>
        <w:t xml:space="preserve"> of </w:t>
      </w:r>
      <w:del w:id="313" w:author="Diego Fabian Beltran Segura" w:date="2022-08-25T17:28:00Z">
        <w:r w:rsidR="00BD7396" w:rsidRPr="00CF2EA4" w:rsidDel="00BA0E1E">
          <w:rPr>
            <w:color w:val="000000"/>
            <w:lang w:val="en-GB"/>
          </w:rPr>
          <w:delText>dichromatism</w:delText>
        </w:r>
        <w:r w:rsidR="007B13C9" w:rsidRPr="00CF2EA4" w:rsidDel="00BA0E1E">
          <w:rPr>
            <w:color w:val="000000"/>
            <w:lang w:val="en-GB"/>
          </w:rPr>
          <w:delText>,</w:delText>
        </w:r>
        <w:r w:rsidR="00BD7396" w:rsidRPr="00CF2EA4" w:rsidDel="00BA0E1E">
          <w:rPr>
            <w:color w:val="000000"/>
            <w:lang w:val="en-GB"/>
          </w:rPr>
          <w:delText xml:space="preserve"> </w:delText>
        </w:r>
        <w:r w:rsidR="00815AA9" w:rsidRPr="00CF2EA4" w:rsidDel="00BA0E1E">
          <w:rPr>
            <w:color w:val="000000"/>
            <w:lang w:val="en-GB"/>
          </w:rPr>
          <w:delText>morphological</w:delText>
        </w:r>
        <w:r w:rsidR="00BD7396" w:rsidRPr="00CF2EA4" w:rsidDel="00BA0E1E">
          <w:rPr>
            <w:color w:val="000000"/>
            <w:lang w:val="en-GB"/>
          </w:rPr>
          <w:delText xml:space="preserve"> dimorphism</w:delText>
        </w:r>
        <w:r w:rsidR="007B13C9" w:rsidRPr="00CF2EA4" w:rsidDel="00BA0E1E">
          <w:rPr>
            <w:color w:val="000000"/>
            <w:lang w:val="en-GB"/>
          </w:rPr>
          <w:delText>, and song complexity</w:delText>
        </w:r>
      </w:del>
      <w:ins w:id="314" w:author="Diego Fabian Beltran Segura" w:date="2022-08-25T17:28:00Z">
        <w:r w:rsidR="00BA0E1E" w:rsidRPr="00CF2EA4">
          <w:rPr>
            <w:color w:val="000000"/>
            <w:lang w:val="en-GB"/>
          </w:rPr>
          <w:t>dimorphic traits</w:t>
        </w:r>
      </w:ins>
      <w:r w:rsidR="00BD7396" w:rsidRPr="00CF2EA4">
        <w:rPr>
          <w:color w:val="000000"/>
          <w:lang w:val="en-GB"/>
        </w:rPr>
        <w:t xml:space="preserve">. We also found that dichromatism and song complexity </w:t>
      </w:r>
      <w:r w:rsidR="005676CB" w:rsidRPr="00CF2EA4">
        <w:rPr>
          <w:color w:val="000000"/>
          <w:lang w:val="en-GB"/>
        </w:rPr>
        <w:t>were</w:t>
      </w:r>
      <w:r w:rsidR="00BD7396" w:rsidRPr="00CF2EA4">
        <w:rPr>
          <w:color w:val="000000"/>
          <w:lang w:val="en-GB"/>
        </w:rPr>
        <w:t xml:space="preserve"> </w:t>
      </w:r>
      <w:r w:rsidR="00BD7396" w:rsidRPr="00CF2EA4">
        <w:rPr>
          <w:color w:val="000000"/>
          <w:lang w:val="en-GB"/>
        </w:rPr>
        <w:lastRenderedPageBreak/>
        <w:t>positively associated</w:t>
      </w:r>
      <w:r w:rsidR="0027336C" w:rsidRPr="00CF2EA4">
        <w:rPr>
          <w:color w:val="000000"/>
          <w:lang w:val="en-GB"/>
        </w:rPr>
        <w:t>,</w:t>
      </w:r>
      <w:r w:rsidR="00BD7396" w:rsidRPr="00CF2EA4">
        <w:rPr>
          <w:color w:val="000000"/>
          <w:lang w:val="en-GB"/>
        </w:rPr>
        <w:t xml:space="preserve"> suggesting that sexually selected communication signals from different modalities </w:t>
      </w:r>
      <w:del w:id="315" w:author="Diego Fabian Beltran Segura" w:date="2022-08-25T17:28:00Z">
        <w:r w:rsidR="00BD7396" w:rsidRPr="00CF2EA4" w:rsidDel="00BA0E1E">
          <w:rPr>
            <w:color w:val="000000"/>
            <w:lang w:val="en-GB"/>
          </w:rPr>
          <w:delText xml:space="preserve">in hummingbirds </w:delText>
        </w:r>
      </w:del>
      <w:r w:rsidR="00BD7396" w:rsidRPr="00CF2EA4">
        <w:rPr>
          <w:color w:val="000000"/>
          <w:lang w:val="en-GB"/>
        </w:rPr>
        <w:t xml:space="preserve">could deliver </w:t>
      </w:r>
      <w:r w:rsidR="00023156" w:rsidRPr="00CF2EA4">
        <w:rPr>
          <w:color w:val="000000"/>
          <w:lang w:val="en-GB"/>
        </w:rPr>
        <w:t>complementary</w:t>
      </w:r>
      <w:r w:rsidR="00BD7396" w:rsidRPr="00CF2EA4">
        <w:rPr>
          <w:color w:val="000000"/>
          <w:lang w:val="en-GB"/>
        </w:rPr>
        <w:t xml:space="preserve"> information</w:t>
      </w:r>
      <w:r w:rsidR="00A132FA" w:rsidRPr="00CF2EA4">
        <w:rPr>
          <w:color w:val="000000"/>
          <w:lang w:val="en-GB"/>
        </w:rPr>
        <w:t xml:space="preserve">. </w:t>
      </w:r>
      <w:r w:rsidR="00C15AC4" w:rsidRPr="00CF2EA4">
        <w:rPr>
          <w:color w:val="000000"/>
          <w:lang w:val="en-GB"/>
        </w:rPr>
        <w:t xml:space="preserve">Conversely, tail length and song complexity </w:t>
      </w:r>
      <w:ins w:id="316" w:author="Diego Fabian Beltran Segura" w:date="2022-08-25T13:44:00Z">
        <w:r w:rsidR="0066492F" w:rsidRPr="00CF2EA4">
          <w:rPr>
            <w:color w:val="000000"/>
            <w:lang w:val="en-GB"/>
          </w:rPr>
          <w:t>we</w:t>
        </w:r>
      </w:ins>
      <w:ins w:id="317" w:author="Diego Fabian Beltran Segura" w:date="2022-08-25T13:45:00Z">
        <w:r w:rsidR="0066492F" w:rsidRPr="00CF2EA4">
          <w:rPr>
            <w:color w:val="000000"/>
            <w:lang w:val="en-GB"/>
          </w:rPr>
          <w:t xml:space="preserve">re </w:t>
        </w:r>
      </w:ins>
      <w:r w:rsidR="00C15AC4" w:rsidRPr="00CF2EA4">
        <w:rPr>
          <w:color w:val="000000"/>
          <w:lang w:val="en-GB"/>
        </w:rPr>
        <w:t>traded</w:t>
      </w:r>
      <w:r w:rsidR="00D975A2" w:rsidRPr="00CF2EA4">
        <w:rPr>
          <w:color w:val="000000"/>
          <w:lang w:val="en-GB"/>
        </w:rPr>
        <w:t xml:space="preserve"> </w:t>
      </w:r>
      <w:r w:rsidR="00C15AC4" w:rsidRPr="00CF2EA4">
        <w:rPr>
          <w:color w:val="000000"/>
          <w:lang w:val="en-GB"/>
        </w:rPr>
        <w:t>off</w:t>
      </w:r>
      <w:r w:rsidR="00D975A2" w:rsidRPr="00CF2EA4">
        <w:rPr>
          <w:color w:val="000000"/>
          <w:lang w:val="en-GB"/>
        </w:rPr>
        <w:t>,</w:t>
      </w:r>
      <w:r w:rsidR="00C15AC4" w:rsidRPr="00CF2EA4">
        <w:rPr>
          <w:color w:val="000000"/>
          <w:lang w:val="en-GB"/>
        </w:rPr>
        <w:t xml:space="preserve"> </w:t>
      </w:r>
      <w:r w:rsidR="001C0CEB" w:rsidRPr="00CF2EA4">
        <w:rPr>
          <w:color w:val="000000"/>
          <w:lang w:val="en-GB"/>
        </w:rPr>
        <w:t>with a steeper</w:t>
      </w:r>
      <w:r w:rsidR="00D975A2" w:rsidRPr="00CF2EA4">
        <w:rPr>
          <w:color w:val="000000"/>
          <w:lang w:val="en-GB"/>
        </w:rPr>
        <w:t xml:space="preserve"> negative</w:t>
      </w:r>
      <w:r w:rsidR="001C0CEB" w:rsidRPr="00CF2EA4">
        <w:rPr>
          <w:color w:val="000000"/>
          <w:lang w:val="en-GB"/>
        </w:rPr>
        <w:t xml:space="preserve"> association at high elevations</w:t>
      </w:r>
      <w:r w:rsidR="00C15AC4" w:rsidRPr="00CF2EA4">
        <w:rPr>
          <w:color w:val="000000"/>
          <w:lang w:val="en-GB"/>
        </w:rPr>
        <w:t>.</w:t>
      </w:r>
      <w:r w:rsidR="00BD7396" w:rsidRPr="00CF2EA4">
        <w:rPr>
          <w:color w:val="000000"/>
          <w:lang w:val="en-GB"/>
        </w:rPr>
        <w:t xml:space="preserve"> Our results provide evidence that </w:t>
      </w:r>
      <w:r w:rsidR="00D975A2" w:rsidRPr="00CF2EA4">
        <w:rPr>
          <w:color w:val="000000"/>
          <w:lang w:val="en-GB"/>
        </w:rPr>
        <w:t xml:space="preserve">sexual </w:t>
      </w:r>
      <w:r w:rsidR="001C0CEB" w:rsidRPr="00CF2EA4">
        <w:rPr>
          <w:color w:val="000000"/>
          <w:lang w:val="en-GB"/>
        </w:rPr>
        <w:t>dimorphism</w:t>
      </w:r>
      <w:r w:rsidR="00D975A2" w:rsidRPr="00CF2EA4">
        <w:rPr>
          <w:color w:val="000000"/>
          <w:lang w:val="en-GB"/>
        </w:rPr>
        <w:t>s</w:t>
      </w:r>
      <w:r w:rsidR="001C0CEB" w:rsidRPr="00CF2EA4">
        <w:rPr>
          <w:color w:val="000000"/>
          <w:lang w:val="en-GB"/>
        </w:rPr>
        <w:t xml:space="preserve"> </w:t>
      </w:r>
      <w:r w:rsidR="00D975A2" w:rsidRPr="00CF2EA4">
        <w:rPr>
          <w:color w:val="000000"/>
          <w:lang w:val="en-GB"/>
        </w:rPr>
        <w:t>are</w:t>
      </w:r>
      <w:r w:rsidR="001C0CEB" w:rsidRPr="00CF2EA4">
        <w:rPr>
          <w:color w:val="000000"/>
          <w:lang w:val="en-GB"/>
        </w:rPr>
        <w:t xml:space="preserve"> associated to</w:t>
      </w:r>
      <w:r w:rsidR="00BD7396" w:rsidRPr="00CF2EA4">
        <w:rPr>
          <w:color w:val="000000"/>
          <w:lang w:val="en-GB"/>
        </w:rPr>
        <w:t xml:space="preserve"> natural </w:t>
      </w:r>
      <w:del w:id="318" w:author="Diego Fabian Beltran Segura" w:date="2022-08-25T11:19:00Z">
        <w:r w:rsidR="00BD7396" w:rsidRPr="00CF2EA4" w:rsidDel="001C39CD">
          <w:rPr>
            <w:color w:val="000000"/>
            <w:lang w:val="en-GB"/>
          </w:rPr>
          <w:delText xml:space="preserve">and sexual </w:delText>
        </w:r>
      </w:del>
      <w:r w:rsidR="00BD7396" w:rsidRPr="00CF2EA4">
        <w:rPr>
          <w:color w:val="000000"/>
          <w:lang w:val="en-GB"/>
        </w:rPr>
        <w:t xml:space="preserve">selection, and that </w:t>
      </w:r>
      <w:r w:rsidR="00C15AC4" w:rsidRPr="00CF2EA4">
        <w:rPr>
          <w:color w:val="000000"/>
          <w:lang w:val="en-GB"/>
        </w:rPr>
        <w:t xml:space="preserve">some visual </w:t>
      </w:r>
      <w:r w:rsidR="00BD7396" w:rsidRPr="00CF2EA4">
        <w:rPr>
          <w:color w:val="000000"/>
          <w:lang w:val="en-GB"/>
        </w:rPr>
        <w:t xml:space="preserve">traits </w:t>
      </w:r>
      <w:r w:rsidR="00C15AC4" w:rsidRPr="00CF2EA4">
        <w:rPr>
          <w:color w:val="000000"/>
          <w:lang w:val="en-GB"/>
        </w:rPr>
        <w:t xml:space="preserve">can </w:t>
      </w:r>
      <w:r w:rsidR="00BD7396" w:rsidRPr="00CF2EA4">
        <w:rPr>
          <w:color w:val="000000"/>
          <w:lang w:val="en-GB"/>
        </w:rPr>
        <w:t xml:space="preserve">evolve in concert with </w:t>
      </w:r>
      <w:r w:rsidR="00C15AC4" w:rsidRPr="00CF2EA4">
        <w:rPr>
          <w:color w:val="000000"/>
          <w:lang w:val="en-GB"/>
        </w:rPr>
        <w:t>acoustic traits</w:t>
      </w:r>
      <w:r w:rsidR="00BD7396" w:rsidRPr="00CF2EA4">
        <w:rPr>
          <w:color w:val="000000"/>
          <w:lang w:val="en-GB"/>
        </w:rPr>
        <w:t>, consistent with a redundant signal hypothesis</w:t>
      </w:r>
      <w:r w:rsidR="001618AB" w:rsidRPr="00CF2EA4">
        <w:rPr>
          <w:color w:val="000000"/>
          <w:lang w:val="en-GB"/>
        </w:rPr>
        <w:t xml:space="preserve">; </w:t>
      </w:r>
      <w:r w:rsidR="00C15AC4" w:rsidRPr="00CF2EA4">
        <w:rPr>
          <w:color w:val="000000"/>
          <w:lang w:val="en-GB"/>
        </w:rPr>
        <w:t xml:space="preserve">while others </w:t>
      </w:r>
      <w:r w:rsidR="001618AB" w:rsidRPr="00CF2EA4">
        <w:rPr>
          <w:color w:val="000000"/>
          <w:lang w:val="en-GB"/>
        </w:rPr>
        <w:t xml:space="preserve">evolve in a </w:t>
      </w:r>
      <w:r w:rsidR="00C15AC4" w:rsidRPr="00CF2EA4">
        <w:rPr>
          <w:color w:val="000000"/>
          <w:lang w:val="en-GB"/>
        </w:rPr>
        <w:t>trade-off</w:t>
      </w:r>
      <w:r w:rsidR="001618AB" w:rsidRPr="00CF2EA4">
        <w:rPr>
          <w:color w:val="000000"/>
          <w:lang w:val="en-GB"/>
        </w:rPr>
        <w:t>,</w:t>
      </w:r>
      <w:r w:rsidR="00C15AC4" w:rsidRPr="00CF2EA4">
        <w:rPr>
          <w:color w:val="000000"/>
          <w:lang w:val="en-GB"/>
        </w:rPr>
        <w:t xml:space="preserve"> in line with the transference hypothesis. </w:t>
      </w:r>
    </w:p>
    <w:p w14:paraId="2A0F74D2" w14:textId="644B5C2E" w:rsidR="0047780A" w:rsidRPr="00CF2EA4" w:rsidRDefault="0047780A" w:rsidP="00621C67">
      <w:pPr>
        <w:spacing w:line="480" w:lineRule="auto"/>
        <w:rPr>
          <w:color w:val="000000"/>
          <w:lang w:val="en-GB"/>
        </w:rPr>
      </w:pPr>
    </w:p>
    <w:p w14:paraId="2E0177B4" w14:textId="6C1A6DDE" w:rsidR="0047780A" w:rsidRPr="00CF2EA4" w:rsidRDefault="0047780A" w:rsidP="00621C67">
      <w:pPr>
        <w:spacing w:line="480" w:lineRule="auto"/>
        <w:rPr>
          <w:lang w:val="en-GB"/>
        </w:rPr>
      </w:pPr>
      <w:r w:rsidRPr="00CF2EA4">
        <w:rPr>
          <w:color w:val="000000"/>
          <w:lang w:val="en-GB"/>
        </w:rPr>
        <w:t xml:space="preserve">Altitude and habitat structure have been found to affect </w:t>
      </w:r>
      <w:r w:rsidR="00DE7ED9" w:rsidRPr="00CF2EA4">
        <w:rPr>
          <w:color w:val="000000"/>
          <w:lang w:val="en-GB"/>
        </w:rPr>
        <w:t>sexually</w:t>
      </w:r>
      <w:r w:rsidRPr="00CF2EA4">
        <w:rPr>
          <w:color w:val="000000"/>
          <w:lang w:val="en-GB"/>
        </w:rPr>
        <w:t xml:space="preserve"> </w:t>
      </w:r>
      <w:r w:rsidR="00FD18A0" w:rsidRPr="00CF2EA4">
        <w:rPr>
          <w:color w:val="000000"/>
          <w:lang w:val="en-GB"/>
        </w:rPr>
        <w:t>dimorphic</w:t>
      </w:r>
      <w:r w:rsidRPr="00CF2EA4">
        <w:rPr>
          <w:color w:val="000000"/>
          <w:lang w:val="en-GB"/>
        </w:rPr>
        <w:t xml:space="preserve"> traits in</w:t>
      </w:r>
      <w:r w:rsidR="0095418F" w:rsidRPr="00CF2EA4">
        <w:rPr>
          <w:color w:val="000000"/>
          <w:lang w:val="en-GB"/>
        </w:rPr>
        <w:t xml:space="preserve"> </w:t>
      </w:r>
      <w:r w:rsidRPr="00CF2EA4">
        <w:rPr>
          <w:color w:val="000000"/>
          <w:lang w:val="en-GB"/>
        </w:rPr>
        <w:t>other clades</w:t>
      </w:r>
      <w:r w:rsidR="00DE7ED9" w:rsidRPr="00CF2EA4">
        <w:rPr>
          <w:color w:val="000000"/>
          <w:lang w:val="en-GB"/>
        </w:rPr>
        <w:t>, f</w:t>
      </w:r>
      <w:r w:rsidRPr="00CF2EA4">
        <w:rPr>
          <w:color w:val="000000"/>
          <w:lang w:val="en-GB"/>
        </w:rPr>
        <w:t xml:space="preserve">or example, dichromatism in finches decreases with elevation </w:t>
      </w:r>
      <w:r w:rsidR="001250AA" w:rsidRPr="00CF2EA4">
        <w:rPr>
          <w:color w:val="000000"/>
          <w:lang w:val="en-GB"/>
        </w:rPr>
        <w:fldChar w:fldCharType="begin"/>
      </w:r>
      <w:r w:rsidR="00A47E3E" w:rsidRPr="00CF2EA4">
        <w:rPr>
          <w:color w:val="000000"/>
          <w:lang w:val="en-GB"/>
        </w:rPr>
        <w:instrText xml:space="preserve"> ADDIN ZOTERO_ITEM CSL_CITATION {"citationID":"BcewBned","properties":{"formattedCitation":"(68,69)","plainCitation":"(68,69)","noteIndex":0},"citationItems":[{"id":513,"uris":["http://zotero.org/users/local/w8RmTn1Z/items/7AJYKM4X"],"itemData":{"id":513,"type":"article-journal","container-title":"Behavioral Ecology","DOI":"10.1093/beheco/8.6.675","ISSN":"1045-2249, 1465-7279","issue":"6","journalAbbreviation":"Behavioral Ecology","language":"en","page":"675-690","source":"DOI.org (Crossref)","title":"Altitudinal variation in sexual dimorphism: a new pattern and alternative hypotheses","title-short":"Altitudinal variation in sexual dimorphism","volume":"8","author":[{"family":"Badyaev","given":"Alexander V."}],"issued":{"date-parts":[["1997"]]}}},{"id":519,"uris":["http://zotero.org/users/local/w8RmTn1Z/items/JQZGRZXE"],"itemData":{"id":519,"type":"article-journal","container-title":"Oikos","page":"128-138","title":"Covariation between life history and sexually selected traits: an example with cardueline finches","volume":"80","author":[{"family":"Badyaev","given":"Alexander V"}],"issued":{"date-parts":[["1997"]]}}}],"schema":"https://github.com/citation-style-language/schema/raw/master/csl-citation.json"} </w:instrText>
      </w:r>
      <w:r w:rsidR="001250AA" w:rsidRPr="00CF2EA4">
        <w:rPr>
          <w:color w:val="000000"/>
          <w:lang w:val="en-GB"/>
        </w:rPr>
        <w:fldChar w:fldCharType="separate"/>
      </w:r>
      <w:r w:rsidR="00A47E3E" w:rsidRPr="00CF2EA4">
        <w:rPr>
          <w:noProof/>
          <w:color w:val="000000"/>
          <w:lang w:val="en-GB"/>
        </w:rPr>
        <w:t>(68,69)</w:t>
      </w:r>
      <w:r w:rsidR="001250AA" w:rsidRPr="00CF2EA4">
        <w:rPr>
          <w:color w:val="000000"/>
          <w:lang w:val="en-GB"/>
        </w:rPr>
        <w:fldChar w:fldCharType="end"/>
      </w:r>
      <w:r w:rsidR="00DE7ED9" w:rsidRPr="00CF2EA4">
        <w:rPr>
          <w:color w:val="000000"/>
          <w:lang w:val="en-GB"/>
        </w:rPr>
        <w:t>.</w:t>
      </w:r>
      <w:r w:rsidRPr="00CF2EA4">
        <w:rPr>
          <w:color w:val="000000"/>
          <w:lang w:val="en-GB"/>
        </w:rPr>
        <w:t xml:space="preserve"> </w:t>
      </w:r>
      <w:r w:rsidR="00DE7ED9" w:rsidRPr="00CF2EA4">
        <w:rPr>
          <w:color w:val="000000"/>
          <w:lang w:val="en-GB"/>
        </w:rPr>
        <w:t>This</w:t>
      </w:r>
      <w:r w:rsidRPr="00CF2EA4">
        <w:rPr>
          <w:color w:val="000000"/>
          <w:lang w:val="en-GB"/>
        </w:rPr>
        <w:t xml:space="preserve"> was attributed to</w:t>
      </w:r>
      <w:r w:rsidR="00E361E0" w:rsidRPr="00CF2EA4">
        <w:rPr>
          <w:color w:val="000000"/>
          <w:lang w:val="en-GB"/>
        </w:rPr>
        <w:t xml:space="preserve"> three factors:</w:t>
      </w:r>
      <w:r w:rsidRPr="00CF2EA4">
        <w:rPr>
          <w:color w:val="000000"/>
          <w:lang w:val="en-GB"/>
        </w:rPr>
        <w:t xml:space="preserve"> </w:t>
      </w:r>
      <w:r w:rsidR="00CA4FED" w:rsidRPr="00CF2EA4">
        <w:rPr>
          <w:color w:val="000000"/>
          <w:lang w:val="en-GB"/>
        </w:rPr>
        <w:t xml:space="preserve">1) colder nesting temperatures and fewer resources select for increased male parental care and therefore decreased polygyny, 2) </w:t>
      </w:r>
      <w:r w:rsidR="00D25FBA" w:rsidRPr="00CF2EA4">
        <w:rPr>
          <w:color w:val="000000"/>
          <w:lang w:val="en-GB"/>
        </w:rPr>
        <w:t>harsh conditions at high elevations select for</w:t>
      </w:r>
      <w:r w:rsidR="00CD1B4F" w:rsidRPr="00CF2EA4">
        <w:rPr>
          <w:color w:val="000000"/>
          <w:lang w:val="en-GB"/>
        </w:rPr>
        <w:t xml:space="preserve"> </w:t>
      </w:r>
      <w:r w:rsidR="00D25FBA" w:rsidRPr="00CF2EA4">
        <w:rPr>
          <w:color w:val="000000"/>
          <w:lang w:val="en-GB"/>
        </w:rPr>
        <w:t>less elaborated plumages</w:t>
      </w:r>
      <w:r w:rsidRPr="00CF2EA4">
        <w:rPr>
          <w:color w:val="000000"/>
          <w:lang w:val="en-GB"/>
        </w:rPr>
        <w:t>, and</w:t>
      </w:r>
      <w:r w:rsidR="00D25FBA" w:rsidRPr="00CF2EA4">
        <w:rPr>
          <w:color w:val="000000"/>
          <w:lang w:val="en-GB"/>
        </w:rPr>
        <w:t xml:space="preserve"> 3)</w:t>
      </w:r>
      <w:r w:rsidRPr="00CF2EA4">
        <w:rPr>
          <w:color w:val="000000"/>
          <w:lang w:val="en-GB"/>
        </w:rPr>
        <w:t xml:space="preserve"> </w:t>
      </w:r>
      <w:r w:rsidR="00D25FBA" w:rsidRPr="00CF2EA4">
        <w:rPr>
          <w:color w:val="000000"/>
          <w:lang w:val="en-GB"/>
        </w:rPr>
        <w:t>lower predation pressure at high elevatio</w:t>
      </w:r>
      <w:r w:rsidR="00CD1B4F" w:rsidRPr="00CF2EA4">
        <w:rPr>
          <w:color w:val="000000"/>
          <w:lang w:val="en-GB"/>
        </w:rPr>
        <w:t>ns allows for more conspicuous plumages</w:t>
      </w:r>
      <w:r w:rsidR="00346CA0" w:rsidRPr="00CF2EA4">
        <w:rPr>
          <w:color w:val="000000"/>
          <w:lang w:val="en-GB"/>
        </w:rPr>
        <w:t xml:space="preserve"> </w:t>
      </w:r>
      <w:r w:rsidR="00346CA0" w:rsidRPr="00CF2EA4">
        <w:rPr>
          <w:color w:val="000000"/>
          <w:lang w:val="en-GB"/>
        </w:rPr>
        <w:fldChar w:fldCharType="begin"/>
      </w:r>
      <w:r w:rsidR="00A47E3E" w:rsidRPr="00CF2EA4">
        <w:rPr>
          <w:color w:val="000000"/>
          <w:lang w:val="en-GB"/>
        </w:rPr>
        <w:instrText xml:space="preserve"> ADDIN ZOTERO_ITEM CSL_CITATION {"citationID":"B3JkhpX7","properties":{"formattedCitation":"(68)","plainCitation":"(68)","noteIndex":0},"citationItems":[{"id":513,"uris":["http://zotero.org/users/local/w8RmTn1Z/items/7AJYKM4X"],"itemData":{"id":513,"type":"article-journal","container-title":"Behavioral Ecology","DOI":"10.1093/beheco/8.6.675","ISSN":"1045-2249, 1465-7279","issue":"6","journalAbbreviation":"Behavioral Ecology","language":"en","page":"675-690","source":"DOI.org (Crossref)","title":"Altitudinal variation in sexual dimorphism: a new pattern and alternative hypotheses","title-short":"Altitudinal variation in sexual dimorphism","volume":"8","author":[{"family":"Badyaev","given":"Alexander V."}],"issued":{"date-parts":[["1997"]]}}}],"schema":"https://github.com/citation-style-language/schema/raw/master/csl-citation.json"} </w:instrText>
      </w:r>
      <w:r w:rsidR="00346CA0" w:rsidRPr="00CF2EA4">
        <w:rPr>
          <w:color w:val="000000"/>
          <w:lang w:val="en-GB"/>
        </w:rPr>
        <w:fldChar w:fldCharType="separate"/>
      </w:r>
      <w:r w:rsidR="00A47E3E" w:rsidRPr="00CF2EA4">
        <w:rPr>
          <w:noProof/>
          <w:color w:val="000000"/>
          <w:lang w:val="en-GB"/>
        </w:rPr>
        <w:t>(68)</w:t>
      </w:r>
      <w:r w:rsidR="00346CA0" w:rsidRPr="00CF2EA4">
        <w:rPr>
          <w:color w:val="000000"/>
          <w:lang w:val="en-GB"/>
        </w:rPr>
        <w:fldChar w:fldCharType="end"/>
      </w:r>
      <w:r w:rsidRPr="00CF2EA4">
        <w:rPr>
          <w:color w:val="000000"/>
          <w:lang w:val="en-GB"/>
        </w:rPr>
        <w:t xml:space="preserve">. Hummingbirds </w:t>
      </w:r>
      <w:r w:rsidR="00681B2D" w:rsidRPr="00CF2EA4">
        <w:rPr>
          <w:color w:val="000000"/>
          <w:lang w:val="en-GB"/>
        </w:rPr>
        <w:t xml:space="preserve">are all polygynous </w:t>
      </w:r>
      <w:del w:id="319" w:author="Diego Fabian Beltran Segura" w:date="2022-08-25T17:33:00Z">
        <w:r w:rsidR="00681B2D" w:rsidRPr="00CF2EA4" w:rsidDel="00F1545A">
          <w:rPr>
            <w:color w:val="000000"/>
            <w:lang w:val="en-GB"/>
          </w:rPr>
          <w:delText>and all</w:delText>
        </w:r>
        <w:r w:rsidRPr="00CF2EA4" w:rsidDel="00F1545A">
          <w:rPr>
            <w:color w:val="000000"/>
            <w:lang w:val="en-GB"/>
          </w:rPr>
          <w:delText xml:space="preserve"> parental care rel</w:delText>
        </w:r>
        <w:r w:rsidR="00E916CD" w:rsidRPr="00CF2EA4" w:rsidDel="00F1545A">
          <w:rPr>
            <w:color w:val="000000"/>
            <w:lang w:val="en-GB"/>
          </w:rPr>
          <w:delText>ies</w:delText>
        </w:r>
        <w:r w:rsidRPr="00CF2EA4" w:rsidDel="00F1545A">
          <w:rPr>
            <w:color w:val="000000"/>
            <w:lang w:val="en-GB"/>
          </w:rPr>
          <w:delText xml:space="preserve"> on females</w:delText>
        </w:r>
        <w:r w:rsidR="00346CA0" w:rsidRPr="00CF2EA4" w:rsidDel="00F1545A">
          <w:rPr>
            <w:color w:val="000000"/>
            <w:lang w:val="en-GB"/>
          </w:rPr>
          <w:delText xml:space="preserve"> </w:delText>
        </w:r>
      </w:del>
      <w:r w:rsidR="00346CA0" w:rsidRPr="00CF2EA4">
        <w:rPr>
          <w:color w:val="000000"/>
          <w:lang w:val="en-GB"/>
        </w:rPr>
        <w:fldChar w:fldCharType="begin"/>
      </w:r>
      <w:r w:rsidR="00A47E3E" w:rsidRPr="00CF2EA4">
        <w:rPr>
          <w:color w:val="000000"/>
          <w:lang w:val="en-GB"/>
        </w:rPr>
        <w:instrText xml:space="preserve"> ADDIN ZOTERO_ITEM CSL_CITATION {"citationID":"uQeRCAUD","properties":{"formattedCitation":"(70)","plainCitation":"(70)","noteIndex":0},"citationItems":[{"id":395,"uris":["http://zotero.org/users/local/w8RmTn1Z/items/6LD6PM56"],"itemData":{"id":395,"type":"article-journal","container-title":"Biological Journal of the Linnean Society","DOI":"10.1111/j.1095-8312.1992.tb00664.x","ISSN":"00244066","issue":"2","language":"en","page":"183-195","source":"DOI.org (Crossref)","title":"Reversed plumage ontogeny in a female hummingbird: implications for the evolution of iridescent colours and sexual dichromatism","title-short":"Reversed plumage ontogeny in a female hummingbird","volume":"47","author":[{"family":"Bleiweiss","given":"Robert"}],"issued":{"date-parts":[["1992",10]]}}}],"schema":"https://github.com/citation-style-language/schema/raw/master/csl-citation.json"} </w:instrText>
      </w:r>
      <w:r w:rsidR="00346CA0" w:rsidRPr="00CF2EA4">
        <w:rPr>
          <w:color w:val="000000"/>
          <w:lang w:val="en-GB"/>
        </w:rPr>
        <w:fldChar w:fldCharType="separate"/>
      </w:r>
      <w:r w:rsidR="00A47E3E" w:rsidRPr="00CF2EA4">
        <w:rPr>
          <w:noProof/>
          <w:color w:val="000000"/>
          <w:lang w:val="en-GB"/>
        </w:rPr>
        <w:t>(70)</w:t>
      </w:r>
      <w:r w:rsidR="00346CA0" w:rsidRPr="00CF2EA4">
        <w:rPr>
          <w:color w:val="000000"/>
          <w:lang w:val="en-GB"/>
        </w:rPr>
        <w:fldChar w:fldCharType="end"/>
      </w:r>
      <w:r w:rsidR="00681B2D" w:rsidRPr="00CF2EA4">
        <w:rPr>
          <w:color w:val="000000"/>
          <w:lang w:val="en-GB"/>
        </w:rPr>
        <w:t>,</w:t>
      </w:r>
      <w:r w:rsidR="0028154E" w:rsidRPr="00CF2EA4">
        <w:rPr>
          <w:color w:val="000000"/>
          <w:lang w:val="en-GB"/>
        </w:rPr>
        <w:t xml:space="preserve"> </w:t>
      </w:r>
      <w:r w:rsidR="00681B2D" w:rsidRPr="00CF2EA4">
        <w:rPr>
          <w:color w:val="000000"/>
          <w:lang w:val="en-GB"/>
        </w:rPr>
        <w:t>thus</w:t>
      </w:r>
      <w:r w:rsidR="0028154E" w:rsidRPr="00CF2EA4">
        <w:rPr>
          <w:color w:val="000000"/>
          <w:lang w:val="en-GB"/>
        </w:rPr>
        <w:t>,</w:t>
      </w:r>
      <w:r w:rsidRPr="00CF2EA4">
        <w:rPr>
          <w:color w:val="000000"/>
          <w:lang w:val="en-GB"/>
        </w:rPr>
        <w:t xml:space="preserve"> </w:t>
      </w:r>
      <w:r w:rsidR="0028154E" w:rsidRPr="00CF2EA4">
        <w:rPr>
          <w:color w:val="000000"/>
          <w:lang w:val="en-GB"/>
        </w:rPr>
        <w:t>neither</w:t>
      </w:r>
      <w:r w:rsidRPr="00CF2EA4">
        <w:rPr>
          <w:color w:val="000000"/>
          <w:lang w:val="en-GB"/>
        </w:rPr>
        <w:t xml:space="preserve"> increased male parental care </w:t>
      </w:r>
      <w:del w:id="320" w:author="Diego Fabian Beltran Segura" w:date="2022-08-26T11:26:00Z">
        <w:r w:rsidRPr="00CF2EA4" w:rsidDel="00F80E76">
          <w:rPr>
            <w:color w:val="000000"/>
            <w:lang w:val="en-GB"/>
          </w:rPr>
          <w:delText>at higher altitudes</w:delText>
        </w:r>
        <w:r w:rsidR="009613BC" w:rsidRPr="00CF2EA4" w:rsidDel="00F80E76">
          <w:rPr>
            <w:color w:val="000000"/>
            <w:lang w:val="en-GB"/>
          </w:rPr>
          <w:delText xml:space="preserve"> </w:delText>
        </w:r>
      </w:del>
      <w:r w:rsidR="009613BC" w:rsidRPr="00CF2EA4">
        <w:rPr>
          <w:color w:val="000000"/>
          <w:lang w:val="en-GB"/>
        </w:rPr>
        <w:t>or different mating systems</w:t>
      </w:r>
      <w:r w:rsidRPr="00CF2EA4">
        <w:rPr>
          <w:color w:val="000000"/>
          <w:lang w:val="en-GB"/>
        </w:rPr>
        <w:t xml:space="preserve"> </w:t>
      </w:r>
      <w:r w:rsidR="007F3F62" w:rsidRPr="00CF2EA4">
        <w:rPr>
          <w:color w:val="000000"/>
          <w:lang w:val="en-GB"/>
        </w:rPr>
        <w:fldChar w:fldCharType="begin"/>
      </w:r>
      <w:r w:rsidR="00A47E3E" w:rsidRPr="00CF2EA4">
        <w:rPr>
          <w:color w:val="000000"/>
          <w:lang w:val="en-GB"/>
        </w:rPr>
        <w:instrText xml:space="preserve"> ADDIN ZOTERO_ITEM CSL_CITATION {"citationID":"YJia49Z0","properties":{"formattedCitation":"(71)","plainCitation":"(71)","noteIndex":0},"citationItems":[{"id":567,"uris":["http://zotero.org/users/local/w8RmTn1Z/items/773TDVHV"],"itemData":{"id":567,"type":"article-journal","abstract":"Comparative analyses suggest that a variety of factors influence the evolution of sexual dimorphism in birds. We analyzed the relative importance of social mating system and sperm competition to sexual differences in plumage and body size (mass and tail and wing length) of more than 1000 species of birds from throughout the world. In these analyses we controlled for phylogeny and a variety of ecological and life-history variables. We used testis size (corrected for total body mass) as an index of sperm competition in each species, because testis size is correlated with levels of extrapair paternity and is available for a large number of species. In contrast to recent studies, we found strong and consistent effects of social mating system on most forms of dimorphism. Social mating system strongly influenced dimorphism in plumage, body mass, and wing length and had some effect on dimorphism in tail length. Sexual dimorphism was relatively greater in species with polygynous or lekking than monogamous mating systems. This was true when we used both species and phylogenetically independent contrasts for analysis. Relative testis size was also related positively to dimorphism in tail and wing length, but in most analyses it was a poorer predictor of plumage dimorphism than social mating system. There was no association between relative testis size and mass dimorphism. Geographic region and life history were also associated with the four types of dimorphism, although their influence varied between the different types of dimorphism. Although there is much interest in the effects of sperm competition on sexual dimorphism, we suggest that traditional explanations based on social mating systems are better predictors of dimorphism in birds.","container-title":"Evolution","DOI":"10.1111/j.0014-3820.2001.tb01281.x","ISSN":"1558-5646","issue":"1","language":"en","note":"_eprint: https://onlinelibrary.wiley.com/doi/pdf/10.1111/j.0014-3820.2001.tb01281.x","page":"161-175","source":"Wiley Online Library","title":"Mating Systems, Sperm Competition, and the Evolution of Sexual Dimorphism in Birds","volume":"55","author":[{"family":"Dunn","given":"Peter O."},{"family":"Whittingham","given":"Linda A."},{"family":"Pitcher","given":"Trevor E."}],"issued":{"date-parts":[["2001"]]}}}],"schema":"https://github.com/citation-style-language/schema/raw/master/csl-citation.json"} </w:instrText>
      </w:r>
      <w:r w:rsidR="007F3F62" w:rsidRPr="00CF2EA4">
        <w:rPr>
          <w:color w:val="000000"/>
          <w:lang w:val="en-GB"/>
        </w:rPr>
        <w:fldChar w:fldCharType="separate"/>
      </w:r>
      <w:r w:rsidR="00A47E3E" w:rsidRPr="00CF2EA4">
        <w:rPr>
          <w:noProof/>
          <w:color w:val="000000"/>
          <w:lang w:val="en-GB"/>
        </w:rPr>
        <w:t>(71)</w:t>
      </w:r>
      <w:r w:rsidR="007F3F62" w:rsidRPr="00CF2EA4">
        <w:rPr>
          <w:color w:val="000000"/>
          <w:lang w:val="en-GB"/>
        </w:rPr>
        <w:fldChar w:fldCharType="end"/>
      </w:r>
      <w:r w:rsidR="007F3F62" w:rsidRPr="00CF2EA4">
        <w:rPr>
          <w:color w:val="000000"/>
          <w:lang w:val="en-GB"/>
        </w:rPr>
        <w:t xml:space="preserve"> </w:t>
      </w:r>
      <w:r w:rsidRPr="00CF2EA4">
        <w:rPr>
          <w:color w:val="000000"/>
          <w:lang w:val="en-GB"/>
        </w:rPr>
        <w:t>c</w:t>
      </w:r>
      <w:r w:rsidR="009613BC" w:rsidRPr="00CF2EA4">
        <w:rPr>
          <w:color w:val="000000"/>
          <w:lang w:val="en-GB"/>
        </w:rPr>
        <w:t>an</w:t>
      </w:r>
      <w:r w:rsidRPr="00CF2EA4">
        <w:rPr>
          <w:color w:val="000000"/>
          <w:lang w:val="en-GB"/>
        </w:rPr>
        <w:t xml:space="preserve"> explain</w:t>
      </w:r>
      <w:r w:rsidR="009613BC" w:rsidRPr="00CF2EA4">
        <w:rPr>
          <w:color w:val="000000"/>
          <w:lang w:val="en-GB"/>
        </w:rPr>
        <w:t xml:space="preserve"> the</w:t>
      </w:r>
      <w:r w:rsidRPr="00CF2EA4">
        <w:rPr>
          <w:color w:val="000000"/>
          <w:lang w:val="en-GB"/>
        </w:rPr>
        <w:t xml:space="preserve"> reduced dichromatism</w:t>
      </w:r>
      <w:r w:rsidR="009613BC" w:rsidRPr="00CF2EA4">
        <w:rPr>
          <w:color w:val="000000"/>
          <w:lang w:val="en-GB"/>
        </w:rPr>
        <w:t xml:space="preserve"> that we detected at high</w:t>
      </w:r>
      <w:del w:id="321" w:author="Diego Fabian Beltran Segura" w:date="2022-08-26T11:26:00Z">
        <w:r w:rsidR="009613BC" w:rsidRPr="00CF2EA4" w:rsidDel="00F80E76">
          <w:rPr>
            <w:color w:val="000000"/>
            <w:lang w:val="en-GB"/>
          </w:rPr>
          <w:delText>er</w:delText>
        </w:r>
      </w:del>
      <w:r w:rsidR="009613BC" w:rsidRPr="00CF2EA4">
        <w:rPr>
          <w:color w:val="000000"/>
          <w:lang w:val="en-GB"/>
        </w:rPr>
        <w:t xml:space="preserve"> elevation</w:t>
      </w:r>
      <w:ins w:id="322" w:author="Diego Fabian Beltran Segura" w:date="2022-08-26T11:26:00Z">
        <w:r w:rsidR="00F80E76" w:rsidRPr="00CF2EA4">
          <w:rPr>
            <w:color w:val="000000"/>
            <w:lang w:val="en-GB"/>
          </w:rPr>
          <w:t>s</w:t>
        </w:r>
      </w:ins>
      <w:r w:rsidR="00D77DC3" w:rsidRPr="00CF2EA4">
        <w:rPr>
          <w:color w:val="000000"/>
          <w:lang w:val="en-GB"/>
        </w:rPr>
        <w:t xml:space="preserve"> for understorey specie</w:t>
      </w:r>
      <w:r w:rsidR="007F3F62" w:rsidRPr="00CF2EA4">
        <w:rPr>
          <w:color w:val="000000"/>
          <w:lang w:val="en-GB"/>
        </w:rPr>
        <w:t>s</w:t>
      </w:r>
      <w:r w:rsidR="009613BC" w:rsidRPr="00CF2EA4">
        <w:rPr>
          <w:color w:val="000000"/>
          <w:lang w:val="en-GB"/>
        </w:rPr>
        <w:t>.</w:t>
      </w:r>
      <w:r w:rsidRPr="00CF2EA4">
        <w:rPr>
          <w:color w:val="000000"/>
          <w:lang w:val="en-GB"/>
        </w:rPr>
        <w:t xml:space="preserve"> </w:t>
      </w:r>
      <w:r w:rsidR="009613BC" w:rsidRPr="00CF2EA4">
        <w:rPr>
          <w:color w:val="000000"/>
          <w:lang w:val="en-GB"/>
        </w:rPr>
        <w:t>However,</w:t>
      </w:r>
      <w:r w:rsidRPr="00CF2EA4">
        <w:rPr>
          <w:color w:val="000000"/>
          <w:lang w:val="en-GB"/>
        </w:rPr>
        <w:t xml:space="preserve"> differences in displaying strategies (e.g., lekking) could </w:t>
      </w:r>
      <w:r w:rsidR="00213A70" w:rsidRPr="00CF2EA4">
        <w:rPr>
          <w:color w:val="000000"/>
          <w:lang w:val="en-GB"/>
        </w:rPr>
        <w:t>explain</w:t>
      </w:r>
      <w:r w:rsidRPr="00CF2EA4">
        <w:rPr>
          <w:color w:val="000000"/>
          <w:lang w:val="en-GB"/>
        </w:rPr>
        <w:t xml:space="preserve"> dichromatism variation in hummingbirds</w:t>
      </w:r>
      <w:r w:rsidR="007F3F62" w:rsidRPr="00CF2EA4">
        <w:rPr>
          <w:color w:val="000000"/>
          <w:lang w:val="en-GB"/>
        </w:rPr>
        <w:t>,</w:t>
      </w:r>
      <w:r w:rsidRPr="00CF2EA4">
        <w:rPr>
          <w:color w:val="000000"/>
          <w:lang w:val="en-GB"/>
        </w:rPr>
        <w:t xml:space="preserve"> </w:t>
      </w:r>
      <w:r w:rsidR="007F3F62" w:rsidRPr="00CF2EA4">
        <w:rPr>
          <w:color w:val="000000"/>
          <w:lang w:val="en-GB"/>
        </w:rPr>
        <w:t>warranting further</w:t>
      </w:r>
      <w:r w:rsidRPr="00CF2EA4">
        <w:rPr>
          <w:color w:val="000000"/>
          <w:lang w:val="en-GB"/>
        </w:rPr>
        <w:t xml:space="preserve"> stud</w:t>
      </w:r>
      <w:r w:rsidR="007F3F62" w:rsidRPr="00CF2EA4">
        <w:rPr>
          <w:color w:val="000000"/>
          <w:lang w:val="en-GB"/>
        </w:rPr>
        <w:t xml:space="preserve">y </w:t>
      </w:r>
      <w:r w:rsidR="00346CA0" w:rsidRPr="00CF2EA4">
        <w:rPr>
          <w:color w:val="000000"/>
          <w:lang w:val="en-GB"/>
        </w:rPr>
        <w:fldChar w:fldCharType="begin"/>
      </w:r>
      <w:r w:rsidR="00A47E3E" w:rsidRPr="00CF2EA4">
        <w:rPr>
          <w:color w:val="000000"/>
          <w:lang w:val="en-GB"/>
        </w:rPr>
        <w:instrText xml:space="preserve"> ADDIN ZOTERO_ITEM CSL_CITATION {"citationID":"7UN6lhEW","properties":{"formattedCitation":"(72,73)","plainCitation":"(72,73)","noteIndex":0},"citationItems":[{"id":658,"uris":["http://zotero.org/users/local/w8RmTn1Z/items/LLN77B3K"],"itemData":{"id":658,"type":"article-journal","abstract":"The extreme polygyny expressed by male lekking birds leads to the expectation that sexual dimorphism should be greater in lekkers than related non-lekkers. However, evidence for this association is weak, and many lekkers are actually monomorphic in size and plumage. To better understand the kinds of plumages associated with lekking, I characterized plumage variation for combinations of sexual dichromatism and colourfulness-and-conspicuousness (COCO) among lekking and related non-lekking birds. Compared in this way, the plumages of lekkers and non-lekkers differ dramatically for both sexes. Correlations between sexual dichromatism and COCO for phylogenetically independent contrasts are significant for male lekkers (positive) and female non-lekkers (negative), but not for female lekkers or male non-lekkers. Moreover, the total number of character–state combinations, and multivariate measures of variability, are greater in non-lekkers than lekkers.The characteristic plumages of lekkers (‘duller monochromatic’, ‘brighter dichromatic’ and intermediate between these extremes) comprise just a subset of those observed among non-lekkers, and exclude extremely ‘dull dichromatic’ and extremely ‘bright monochromatic’ plumages. I suggest that predation, and foraging behaviours compatible with lekking, may restrict plumage variation among lekkers. Thus ecological rather than overt sexual characteristics may explain monomorphism in birds under intense mate competition, as well as the paradox of strong female mate preferences on leks, where males appear to contribute only sperm to female reproductive efforts.","container-title":"Evolutionary Ecology","DOI":"https://doi.org/10.1023/A:1018456017643","language":"en","page":"217-235","title":"Covariation of sexual dichromatism and plumage colours in lekking and non-lekking birds: A comparative analysis","volume":"11","author":[{"family":"Bleiweiss","given":"Robert"}],"issued":{"date-parts":[["1997"]]}}},{"id":659,"uris":["http://zotero.org/users/local/w8RmTn1Z/items/KLXPR2IY"],"itemData":{"id":659,"type":"article-journal","abstract":"The evolution of sexual dichromatism provoked one of the greatest disagreements between Charles Darwin and Alfred Russel Wallace. According to Darwin the main driving force is sexual selection, whereby choosy females prefer showy males, leading to the evolution of conspicuous male plumage. On the other hand, Wallace suggested that dichromatism may arise because nest predation favors more cryptic females. To test the role of natural selection in the evolution of dichromatism we combined quantitative data on differences in parental share in nest attentiveness (representing the strength of natural selection on males vs females) with spectrophotometric measurements of dichromatism in 412 species of songbirds from 69 families. We expected to find stronger dichromatism in open-nesting species with more divergent parental roles and in body parts exposed during incubation. Dichromatism was not related to the differences in parental share during incubation, but it was most pronounced in lekking species, migrants, and small species. Our results thus suggest that Wallace's hypothesis is not able to explain broad-scale variation in the dichromatism of songbirds, but point to a role for sexual selection, mutual mate choice, and migration strategy in shaping the extraordinary variation in dichromatism exhibited by songbirds.","container-title":"Journal of Avian Biology","DOI":"https://doi.org/10.1111/jav.01144","issue":"10","page":"1322-1330","title":"Broad-scale variation in sexual dichromatism in songbirds is not explained by sex differences in exposure to predators during incubation","volume":"48","author":[{"family":"Matysioková","given":"Beata"},{"family":"Remes","given":"Vladimír"},{"family":"Cockburn","given":"Andrew"}],"issued":{"date-parts":[["2017"]]}}}],"schema":"https://github.com/citation-style-language/schema/raw/master/csl-citation.json"} </w:instrText>
      </w:r>
      <w:r w:rsidR="00346CA0" w:rsidRPr="00CF2EA4">
        <w:rPr>
          <w:color w:val="000000"/>
          <w:lang w:val="en-GB"/>
        </w:rPr>
        <w:fldChar w:fldCharType="separate"/>
      </w:r>
      <w:r w:rsidR="00A47E3E" w:rsidRPr="00CF2EA4">
        <w:rPr>
          <w:color w:val="000000"/>
          <w:lang w:val="en-GB"/>
        </w:rPr>
        <w:t>(72,73)</w:t>
      </w:r>
      <w:r w:rsidR="00346CA0" w:rsidRPr="00CF2EA4">
        <w:rPr>
          <w:color w:val="000000"/>
          <w:lang w:val="en-GB"/>
        </w:rPr>
        <w:fldChar w:fldCharType="end"/>
      </w:r>
      <w:r w:rsidRPr="00CF2EA4">
        <w:rPr>
          <w:color w:val="000000"/>
          <w:lang w:val="en-GB"/>
        </w:rPr>
        <w:t xml:space="preserve">. </w:t>
      </w:r>
      <w:r w:rsidR="007F7B1C" w:rsidRPr="00CF2EA4">
        <w:rPr>
          <w:color w:val="000000"/>
          <w:lang w:val="en-GB"/>
        </w:rPr>
        <w:t>The c</w:t>
      </w:r>
      <w:r w:rsidRPr="00CF2EA4">
        <w:rPr>
          <w:color w:val="000000"/>
          <w:lang w:val="en-GB"/>
        </w:rPr>
        <w:t>ost of plumage maintenance at high elevations</w:t>
      </w:r>
      <w:r w:rsidR="009613BC" w:rsidRPr="00CF2EA4">
        <w:rPr>
          <w:color w:val="000000"/>
          <w:lang w:val="en-GB"/>
        </w:rPr>
        <w:t xml:space="preserve"> due to</w:t>
      </w:r>
      <w:r w:rsidRPr="00CF2EA4">
        <w:rPr>
          <w:color w:val="000000"/>
          <w:lang w:val="en-GB"/>
        </w:rPr>
        <w:t xml:space="preserve"> UV</w:t>
      </w:r>
      <w:r w:rsidR="00032359" w:rsidRPr="00CF2EA4">
        <w:rPr>
          <w:color w:val="000000"/>
          <w:lang w:val="en-GB"/>
        </w:rPr>
        <w:t xml:space="preserve"> and near-infrared</w:t>
      </w:r>
      <w:r w:rsidRPr="00CF2EA4">
        <w:rPr>
          <w:color w:val="000000"/>
          <w:lang w:val="en-GB"/>
        </w:rPr>
        <w:t xml:space="preserve"> exposure</w:t>
      </w:r>
      <w:r w:rsidR="00032359" w:rsidRPr="00CF2EA4">
        <w:rPr>
          <w:color w:val="000000"/>
          <w:lang w:val="en-GB"/>
        </w:rPr>
        <w:t xml:space="preserve"> </w:t>
      </w:r>
      <w:r w:rsidRPr="00CF2EA4">
        <w:rPr>
          <w:color w:val="000000"/>
          <w:lang w:val="en-GB"/>
        </w:rPr>
        <w:t xml:space="preserve">could </w:t>
      </w:r>
      <w:r w:rsidR="00213A70" w:rsidRPr="00CF2EA4">
        <w:rPr>
          <w:color w:val="000000"/>
          <w:lang w:val="en-GB"/>
        </w:rPr>
        <w:t xml:space="preserve">also </w:t>
      </w:r>
      <w:r w:rsidRPr="00CF2EA4">
        <w:rPr>
          <w:color w:val="000000"/>
          <w:lang w:val="en-GB"/>
        </w:rPr>
        <w:t xml:space="preserve">explain </w:t>
      </w:r>
      <w:r w:rsidR="007F3F62" w:rsidRPr="00CF2EA4">
        <w:rPr>
          <w:color w:val="000000"/>
          <w:lang w:val="en-GB"/>
        </w:rPr>
        <w:t xml:space="preserve">altitudinal </w:t>
      </w:r>
      <w:r w:rsidR="007F7B1C" w:rsidRPr="00CF2EA4">
        <w:rPr>
          <w:color w:val="000000"/>
          <w:lang w:val="en-GB"/>
        </w:rPr>
        <w:t>variation in</w:t>
      </w:r>
      <w:r w:rsidRPr="00CF2EA4">
        <w:rPr>
          <w:color w:val="000000"/>
          <w:lang w:val="en-GB"/>
        </w:rPr>
        <w:t xml:space="preserve"> dichromatism </w:t>
      </w:r>
      <w:r w:rsidR="00346CA0" w:rsidRPr="00CF2EA4">
        <w:rPr>
          <w:color w:val="000000"/>
          <w:lang w:val="en-GB"/>
        </w:rPr>
        <w:fldChar w:fldCharType="begin"/>
      </w:r>
      <w:r w:rsidR="00A47E3E" w:rsidRPr="00CF2EA4">
        <w:rPr>
          <w:color w:val="000000"/>
          <w:lang w:val="en-GB"/>
        </w:rPr>
        <w:instrText xml:space="preserve"> ADDIN ZOTERO_ITEM CSL_CITATION {"citationID":"3Z0RbdBB","properties":{"formattedCitation":"(74\\uc0\\u8211{}77)","plainCitation":"(74–77)","noteIndex":0},"citationItems":[{"id":514,"uris":["http://zotero.org/users/local/w8RmTn1Z/items/ZNBWIAYE"],"itemData":{"id":514,"type":"article-journal","container-title":"Comparative Biochemistry and Physiology","DOI":"10.1016/0010-406X(70)90533-5","ISSN":"0010-406X","issue":"4","journalAbbreviation":"Comparative Biochemistry and Physiology","language":"en","page":"785-793","source":"ScienceDirect","title":"Pigments in hybrid, variant and melanic tanagers (birds)","volume":"36","author":[{"family":"Brush","given":"Alan H"}],"issued":{"date-parts":[["1970",10,15]]}}},{"id":690,"uris":["http://zotero.org/users/local/w8RmTn1Z/items/KC73SHBY"],"itemData":{"id":690,"type":"article-journal","abstract":"Research on the optical properties of animal integuments, including fur, feather, skin and cuticle, has focussed almost exclusively on animal-visible wavelengths within the narrow range of 300–700 nm. By contrast, the near-infrared (NIR) portion of direct sunlight, spanning 700–2600 nm, has been largely ignored despite its potentially important thermal consequences. We quantified variation in visible and NIR reflectance and transmission for white body contour feathers of 50 bird species, and examined how well they are predicted by feather macro- and micro-structural morphology. Both visible and NIR reflectance of the feathers varied substantially across species. Larger, thicker, and sparser feathers that are characteristic of larger species, and feathers with rounder barbs and more closely spaced barbules, had high average reflectance, particularly within avian-visible wavelengths (300–700 nm). Feathers with rounder barbs and more closely situated barbules also had high average reflectance, particularly for NIR wavelengths. Barb roundness and barbule density were the only predictors of NIR reflectance after accounting for variation in visible reflectance and body size. Our results highlight the potential for adaptive variation in NIR reflectance mediated by feather structure, which may inform the design of functional materials to control light and heat.","container-title":"PLoS ONE","DOI":"https://doi.org/10.1371/journal.pone.0199129","issue":"7","language":"English","page":"e0199129","title":"The microstructure of white feathers predicts their visible and near-infrared reflectance properties","volume":"13","author":[{"family":"Stuart-Fox","given":"Devi"},{"family":"Newton","given":"Elizabeth"},{"family":"Mulder","given":"Raoul A."},{"family":"D'Alba","given":"Liliana"},{"family":"Shawkey","given":"Matthew D."},{"family":"Igic","given":"Branislav"}],"issued":{"date-parts":[["2018"]]}}},{"id":516,"uris":["http://zotero.org/users/local/w8RmTn1Z/items/A2XB84RU"],"itemData":{"id":516,"type":"article-journal","abstract":"Black plumage is expected to absorb and retain more heat and provide better protection against UV radiation compared with lighter plumages. Black plumage is common in species of the genera Turdus and Platycichla that inhabit highlands across different regions of the world. Considering this geographical recurrent pattern we tested the hypothesis that black plumage in these two genera has evolved as a co‐adaptive response to inhabiting highlands, reconstructing ancestral character states for plumage and altitudinal distribution using maximum‐likelihood methods, and a Pagel's multistate discrete method. For these analyses, we used a phylogeny based on mitochondrial and nuclear DNA regions that included 60 of the 66 recognized species in the genera Turdus and Platycichla. We found that black‐plumage coloration evolved independently on eight occasions within these two genera, and species with black plumage occur more often at highlands. Our results support the hypothesis that black‐plumage is adaptative in highlands; but, studies in other bird groups with black‐plumage inhabiting at the same elevations will provide evidence for this adaptive hypothesis or if the evolution of black‐plumage in other groups is explained by other evolutionary forces.","container-title":"Journal of Avian Biology","DOI":"10.1111/jav.02041","journalAbbreviation":"Journal of Avian Biology","source":"ResearchGate","title":"Is black plumage an adaptation to high elevations in a cosmopolitan bird genus?","volume":"50","author":[{"family":"Sandoval","given":"Luis"},{"family":"Barrantes","given":"Gilbert"}],"issued":{"date-parts":[["2019",7,1]]}}},{"id":691,"uris":["http://zotero.org/users/local/w8RmTn1Z/items/ZLMZ5IVZ"],"itemData":{"id":691,"type":"article-journal","abstract":"The diverse colours of bird feathers are produced by both pigments and nanostructures, and can have substantial thermal consequences. This is because reflectance, transmittance and absorption of differently coloured tis- sues affect the heat loads acquired from solar radiation. Using reflectance measurements and heating experiments on sunbird museum specimens, we tested the hypothesis that colour and their colour producing mechanisms affect feather surface heating and the heat transferred to skin level. As pre- dicted, we found that surface temperatures were strongly correlated with plumage reflectivity when exposed to a radiative heat source and, likewise, temperatures reached at skin level decreased with increasing reflectivity. Indeed, nanostructured melanin-based iridescent feathers (green, purple, blue) reflected less light and heated more than unstructured melanin-based colours (grey, brown, black), as well as olives, carotenoid-based colours (yellow, orange, red) and non-pigmented whites. We used optical and heat modelling to test if differences in nanostructuring of melanin, or the bulk mel- anin content itself, better explains the differences between melanin-based feathers. These models showed that the greater melanin content and, to a lesser extent, the shape of the melanosomes explain the greater photothermal absorption in iridescent feathers. Our results suggest that iridescence can increase heat loads, and potentially alter birds’ thermal balance.","container-title":"Journal of the Royal Society Interface","DOI":"https://doi.org/10.1098/rsif.2021.0252","journalAbbreviation":"J. R. Soc. Interface","page":"20210252","title":"Enhanced photothermal absorption in iridescent feathers","volume":"18","author":[{"family":"Rogalla","given":"Svana"},{"family":"Patil","given":"Anvay"},{"family":"Dhinojwala","given":"Ali"},{"family":"Shawkey","given":"Matthew D."},{"family":"D'Alba","given":"Liliana"}],"issued":{"date-parts":[["2021"]]}}}],"schema":"https://github.com/citation-style-language/schema/raw/master/csl-citation.json"} </w:instrText>
      </w:r>
      <w:r w:rsidR="00346CA0" w:rsidRPr="00CF2EA4">
        <w:rPr>
          <w:color w:val="000000"/>
          <w:lang w:val="en-GB"/>
        </w:rPr>
        <w:fldChar w:fldCharType="separate"/>
      </w:r>
      <w:r w:rsidR="00A47E3E" w:rsidRPr="00CF2EA4">
        <w:rPr>
          <w:color w:val="000000"/>
          <w:lang w:val="en-US"/>
        </w:rPr>
        <w:t>(74–77)</w:t>
      </w:r>
      <w:r w:rsidR="00346CA0" w:rsidRPr="00CF2EA4">
        <w:rPr>
          <w:color w:val="000000"/>
          <w:lang w:val="en-GB"/>
        </w:rPr>
        <w:fldChar w:fldCharType="end"/>
      </w:r>
      <w:r w:rsidRPr="00CF2EA4">
        <w:rPr>
          <w:color w:val="000000"/>
          <w:lang w:val="en-GB"/>
        </w:rPr>
        <w:t xml:space="preserve">, but further research is required to </w:t>
      </w:r>
      <w:r w:rsidR="00B61596" w:rsidRPr="00CF2EA4">
        <w:rPr>
          <w:color w:val="000000"/>
          <w:lang w:val="en-GB"/>
        </w:rPr>
        <w:t>evaluate how</w:t>
      </w:r>
      <w:r w:rsidR="00032359" w:rsidRPr="00CF2EA4">
        <w:rPr>
          <w:color w:val="000000"/>
          <w:lang w:val="en-GB"/>
        </w:rPr>
        <w:t xml:space="preserve"> </w:t>
      </w:r>
      <w:r w:rsidR="00E47949" w:rsidRPr="00CF2EA4">
        <w:rPr>
          <w:color w:val="000000"/>
          <w:lang w:val="en-GB"/>
        </w:rPr>
        <w:t>colourfulness</w:t>
      </w:r>
      <w:r w:rsidR="00032359" w:rsidRPr="00CF2EA4">
        <w:rPr>
          <w:color w:val="000000"/>
          <w:lang w:val="en-GB"/>
        </w:rPr>
        <w:t xml:space="preserve"> </w:t>
      </w:r>
      <w:r w:rsidR="00B61596" w:rsidRPr="00CF2EA4">
        <w:rPr>
          <w:color w:val="000000"/>
          <w:lang w:val="en-GB"/>
        </w:rPr>
        <w:t>changes</w:t>
      </w:r>
      <w:r w:rsidR="004202FE" w:rsidRPr="00CF2EA4">
        <w:rPr>
          <w:color w:val="000000"/>
          <w:lang w:val="en-GB"/>
        </w:rPr>
        <w:t xml:space="preserve"> with elevation</w:t>
      </w:r>
      <w:r w:rsidR="00032359" w:rsidRPr="00CF2EA4">
        <w:rPr>
          <w:color w:val="000000"/>
          <w:lang w:val="en-GB"/>
        </w:rPr>
        <w:t xml:space="preserve"> and the </w:t>
      </w:r>
      <w:r w:rsidRPr="00CF2EA4">
        <w:rPr>
          <w:color w:val="000000"/>
          <w:lang w:val="en-GB"/>
        </w:rPr>
        <w:t>cost</w:t>
      </w:r>
      <w:r w:rsidR="004202FE" w:rsidRPr="00CF2EA4">
        <w:rPr>
          <w:color w:val="000000"/>
          <w:lang w:val="en-GB"/>
        </w:rPr>
        <w:t>s</w:t>
      </w:r>
      <w:r w:rsidRPr="00CF2EA4">
        <w:rPr>
          <w:color w:val="000000"/>
          <w:lang w:val="en-GB"/>
        </w:rPr>
        <w:t xml:space="preserve"> of maintaining structural colo</w:t>
      </w:r>
      <w:r w:rsidR="00E47949" w:rsidRPr="00CF2EA4">
        <w:rPr>
          <w:color w:val="000000"/>
          <w:lang w:val="en-GB"/>
        </w:rPr>
        <w:t>u</w:t>
      </w:r>
      <w:r w:rsidRPr="00CF2EA4">
        <w:rPr>
          <w:color w:val="000000"/>
          <w:lang w:val="en-GB"/>
        </w:rPr>
        <w:t xml:space="preserve">rs </w:t>
      </w:r>
      <w:r w:rsidR="00881A52" w:rsidRPr="00CF2EA4">
        <w:rPr>
          <w:color w:val="000000"/>
          <w:lang w:val="en-GB"/>
        </w:rPr>
        <w:t>at</w:t>
      </w:r>
      <w:r w:rsidRPr="00CF2EA4">
        <w:rPr>
          <w:color w:val="000000"/>
          <w:lang w:val="en-GB"/>
        </w:rPr>
        <w:t xml:space="preserve"> high altitudes. Also, predation pressure in hummingbirds is thought to be stronger in juveniles and females, due to the </w:t>
      </w:r>
      <w:r w:rsidR="006A054A" w:rsidRPr="00CF2EA4">
        <w:rPr>
          <w:color w:val="000000"/>
          <w:lang w:val="en-GB"/>
        </w:rPr>
        <w:t>vulnerable</w:t>
      </w:r>
      <w:r w:rsidRPr="00CF2EA4">
        <w:rPr>
          <w:color w:val="000000"/>
          <w:lang w:val="en-GB"/>
        </w:rPr>
        <w:t xml:space="preserve"> nesting</w:t>
      </w:r>
      <w:r w:rsidR="006A054A" w:rsidRPr="00CF2EA4">
        <w:rPr>
          <w:color w:val="000000"/>
          <w:lang w:val="en-GB"/>
        </w:rPr>
        <w:t xml:space="preserve"> period</w:t>
      </w:r>
      <w:r w:rsidRPr="00CF2EA4">
        <w:rPr>
          <w:color w:val="000000"/>
          <w:lang w:val="en-GB"/>
        </w:rPr>
        <w:t xml:space="preserve"> </w:t>
      </w:r>
      <w:r w:rsidR="00346CA0" w:rsidRPr="00CF2EA4">
        <w:rPr>
          <w:color w:val="000000"/>
          <w:lang w:val="en-GB"/>
        </w:rPr>
        <w:fldChar w:fldCharType="begin"/>
      </w:r>
      <w:r w:rsidR="00A47E3E" w:rsidRPr="00CF2EA4">
        <w:rPr>
          <w:color w:val="000000"/>
          <w:lang w:val="en-GB"/>
        </w:rPr>
        <w:instrText xml:space="preserve"> ADDIN ZOTERO_ITEM CSL_CITATION {"citationID":"dNJscEMz","properties":{"formattedCitation":"(78)","plainCitation":"(78)","noteIndex":0},"citationItems":[{"id":364,"uris":["http://zotero.org/users/local/w8RmTn1Z/items/ZY3D4YJ6"],"itemData":{"id":364,"type":"article-journal","container-title":"The Auk","DOI":"10.2307/4086840","ISSN":"00048038, 19384254","issue":"1","journalAbbreviation":"The Auk","language":"en","page":"175-178","source":"DOI.org (Crossref)","title":"Survivorship in Hummingbirds: Is Predation Important?","title-short":"Survivorship in Hummingbirds","volume":"102","author":[{"family":"Miller","given":"Richard S."},{"family":"Gass","given":"C. L."}],"issued":{"date-parts":[["1985",1]]}}}],"schema":"https://github.com/citation-style-language/schema/raw/master/csl-citation.json"} </w:instrText>
      </w:r>
      <w:r w:rsidR="00346CA0" w:rsidRPr="00CF2EA4">
        <w:rPr>
          <w:color w:val="000000"/>
          <w:lang w:val="en-GB"/>
        </w:rPr>
        <w:fldChar w:fldCharType="separate"/>
      </w:r>
      <w:r w:rsidR="00A47E3E" w:rsidRPr="00CF2EA4">
        <w:rPr>
          <w:noProof/>
          <w:color w:val="000000"/>
          <w:lang w:val="en-GB"/>
        </w:rPr>
        <w:t>(78)</w:t>
      </w:r>
      <w:r w:rsidR="00346CA0" w:rsidRPr="00CF2EA4">
        <w:rPr>
          <w:color w:val="000000"/>
          <w:lang w:val="en-GB"/>
        </w:rPr>
        <w:fldChar w:fldCharType="end"/>
      </w:r>
      <w:r w:rsidRPr="00CF2EA4">
        <w:rPr>
          <w:color w:val="000000"/>
          <w:lang w:val="en-GB"/>
        </w:rPr>
        <w:t xml:space="preserve">; hence reduced predation pressure at high </w:t>
      </w:r>
      <w:r w:rsidRPr="00CF2EA4">
        <w:rPr>
          <w:color w:val="000000"/>
          <w:lang w:val="en-GB"/>
        </w:rPr>
        <w:lastRenderedPageBreak/>
        <w:t>elevations</w:t>
      </w:r>
      <w:r w:rsidR="00346CA0" w:rsidRPr="00CF2EA4">
        <w:rPr>
          <w:color w:val="000000"/>
          <w:lang w:val="en-GB"/>
        </w:rPr>
        <w:t xml:space="preserve"> </w:t>
      </w:r>
      <w:r w:rsidR="00346CA0" w:rsidRPr="00CF2EA4">
        <w:rPr>
          <w:color w:val="000000"/>
          <w:lang w:val="en-GB"/>
        </w:rPr>
        <w:fldChar w:fldCharType="begin"/>
      </w:r>
      <w:r w:rsidR="00A47E3E" w:rsidRPr="00CF2EA4">
        <w:rPr>
          <w:color w:val="000000"/>
          <w:lang w:val="en-GB"/>
        </w:rPr>
        <w:instrText xml:space="preserve"> ADDIN ZOTERO_ITEM CSL_CITATION {"citationID":"FB7LniTj","properties":{"formattedCitation":"(50)","plainCitation":"(50)","noteIndex":0},"citationItems":[{"id":434,"uris":["http://zotero.org/users/local/w8RmTn1Z/items/2UQAN3AE"],"itemData":{"id":434,"type":"article-journal","abstract":"Migration is among the best studied of animal behaviors, yet few empirical studies have tested hypotheses explaining the ultimate causes of these cyclical annual movements. Fretwell’s (1980) hypothesis predicts that if nest predation explains why many tropical birds migrate uphill to breed, then predation risk must be negatively associated with elevation. Data from 385 artiWcial nests spanning 2,740 m of elevation on the Atlantic slope of Costa Rica show an overall decline in predation with increasing elevation. However, nest predation risk was highest at intermediate elevations (500–650 m), not at lowest elevations. The proportion of nests depredated by diVerent types of predators diVered among elevations. These results imply that over half of the altitudinal migrant bird species in this region migrate to safer breeding areas than their non-breeding areas, suggesting that variation in nest predation risk could be an important beneWt of uphill migrations of many species.","container-title":"Oecologia","DOI":"10.1007/s00442-007-0897-6","ISSN":"0029-8549, 1432-1939","issue":"2","journalAbbreviation":"Oecologia","language":"en","page":"397-403","source":"DOI.org (Crossref)","title":"Can variation in risk of nest predation explain altitudinal migration in tropical birds?","volume":"155","author":[{"family":"Boyle","given":"W. Alice"}],"issued":{"date-parts":[["2008",3]]}}}],"schema":"https://github.com/citation-style-language/schema/raw/master/csl-citation.json"} </w:instrText>
      </w:r>
      <w:r w:rsidR="00346CA0" w:rsidRPr="00CF2EA4">
        <w:rPr>
          <w:color w:val="000000"/>
          <w:lang w:val="en-GB"/>
        </w:rPr>
        <w:fldChar w:fldCharType="separate"/>
      </w:r>
      <w:r w:rsidR="00A47E3E" w:rsidRPr="00CF2EA4">
        <w:rPr>
          <w:noProof/>
          <w:color w:val="000000"/>
          <w:lang w:val="en-GB"/>
        </w:rPr>
        <w:t>(50)</w:t>
      </w:r>
      <w:r w:rsidR="00346CA0" w:rsidRPr="00CF2EA4">
        <w:rPr>
          <w:color w:val="000000"/>
          <w:lang w:val="en-GB"/>
        </w:rPr>
        <w:fldChar w:fldCharType="end"/>
      </w:r>
      <w:r w:rsidRPr="00CF2EA4">
        <w:rPr>
          <w:color w:val="000000"/>
          <w:lang w:val="en-GB"/>
        </w:rPr>
        <w:t xml:space="preserve"> could explain </w:t>
      </w:r>
      <w:r w:rsidR="006A054A" w:rsidRPr="00CF2EA4">
        <w:rPr>
          <w:color w:val="000000"/>
          <w:lang w:val="en-GB"/>
        </w:rPr>
        <w:t>our result of increased</w:t>
      </w:r>
      <w:r w:rsidRPr="00CF2EA4">
        <w:rPr>
          <w:color w:val="000000"/>
          <w:lang w:val="en-GB"/>
        </w:rPr>
        <w:t xml:space="preserve"> dichromatism </w:t>
      </w:r>
      <w:r w:rsidR="004F3AC8" w:rsidRPr="00CF2EA4">
        <w:rPr>
          <w:color w:val="000000"/>
          <w:lang w:val="en-GB"/>
        </w:rPr>
        <w:t xml:space="preserve">in </w:t>
      </w:r>
      <w:r w:rsidRPr="00CF2EA4">
        <w:rPr>
          <w:color w:val="000000"/>
          <w:lang w:val="en-GB"/>
        </w:rPr>
        <w:t xml:space="preserve">mixed and open habitats, </w:t>
      </w:r>
      <w:r w:rsidR="006A054A" w:rsidRPr="00CF2EA4">
        <w:rPr>
          <w:color w:val="000000"/>
          <w:lang w:val="en-GB"/>
        </w:rPr>
        <w:t>through</w:t>
      </w:r>
      <w:r w:rsidRPr="00CF2EA4">
        <w:rPr>
          <w:color w:val="000000"/>
          <w:lang w:val="en-GB"/>
        </w:rPr>
        <w:t xml:space="preserve"> </w:t>
      </w:r>
      <w:r w:rsidR="001F4961" w:rsidRPr="00CF2EA4">
        <w:rPr>
          <w:color w:val="000000"/>
          <w:lang w:val="en-GB"/>
        </w:rPr>
        <w:t>relax</w:t>
      </w:r>
      <w:r w:rsidR="006A054A" w:rsidRPr="00CF2EA4">
        <w:rPr>
          <w:color w:val="000000"/>
          <w:lang w:val="en-GB"/>
        </w:rPr>
        <w:t>ed</w:t>
      </w:r>
      <w:r w:rsidR="001F4961" w:rsidRPr="00CF2EA4">
        <w:rPr>
          <w:color w:val="000000"/>
          <w:lang w:val="en-GB"/>
        </w:rPr>
        <w:t xml:space="preserve"> pressure </w:t>
      </w:r>
      <w:r w:rsidR="006A054A" w:rsidRPr="00CF2EA4">
        <w:rPr>
          <w:color w:val="000000"/>
          <w:lang w:val="en-GB"/>
        </w:rPr>
        <w:t>against</w:t>
      </w:r>
      <w:r w:rsidR="001F4961" w:rsidRPr="00CF2EA4">
        <w:rPr>
          <w:color w:val="000000"/>
          <w:lang w:val="en-GB"/>
        </w:rPr>
        <w:t xml:space="preserve"> colourful </w:t>
      </w:r>
      <w:r w:rsidR="00B73DDB" w:rsidRPr="00CF2EA4">
        <w:rPr>
          <w:color w:val="000000"/>
          <w:lang w:val="en-GB"/>
        </w:rPr>
        <w:t xml:space="preserve">male </w:t>
      </w:r>
      <w:r w:rsidRPr="00CF2EA4">
        <w:rPr>
          <w:color w:val="000000"/>
          <w:lang w:val="en-GB"/>
        </w:rPr>
        <w:t>plumages</w:t>
      </w:r>
      <w:r w:rsidR="00B73DDB" w:rsidRPr="00CF2EA4">
        <w:rPr>
          <w:color w:val="000000"/>
          <w:lang w:val="en-GB"/>
        </w:rPr>
        <w:t>.</w:t>
      </w:r>
      <w:r w:rsidRPr="00CF2EA4">
        <w:rPr>
          <w:color w:val="000000"/>
          <w:lang w:val="en-GB"/>
        </w:rPr>
        <w:t xml:space="preserve"> </w:t>
      </w:r>
    </w:p>
    <w:p w14:paraId="0959FEF3" w14:textId="77777777" w:rsidR="0047780A" w:rsidRPr="00CF2EA4" w:rsidRDefault="0047780A" w:rsidP="00621C67">
      <w:pPr>
        <w:spacing w:line="480" w:lineRule="auto"/>
        <w:rPr>
          <w:color w:val="000000"/>
          <w:lang w:val="en-GB"/>
        </w:rPr>
      </w:pPr>
      <w:r w:rsidRPr="00CF2EA4">
        <w:rPr>
          <w:color w:val="000000"/>
          <w:lang w:val="en-GB"/>
        </w:rPr>
        <w:t> </w:t>
      </w:r>
    </w:p>
    <w:p w14:paraId="0F8D69FE" w14:textId="5A1F89D2" w:rsidR="00962DE8" w:rsidRPr="00CF2EA4" w:rsidRDefault="000D08CE" w:rsidP="00621C67">
      <w:pPr>
        <w:spacing w:line="480" w:lineRule="auto"/>
        <w:rPr>
          <w:ins w:id="323" w:author="Diego Fabian Beltran Segura" w:date="2022-08-25T14:44:00Z"/>
          <w:color w:val="000000"/>
          <w:lang w:val="en-GB"/>
        </w:rPr>
      </w:pPr>
      <w:r w:rsidRPr="00CF2EA4">
        <w:rPr>
          <w:color w:val="000000"/>
          <w:lang w:val="en-GB"/>
        </w:rPr>
        <w:t>Previous</w:t>
      </w:r>
      <w:r w:rsidR="0047780A" w:rsidRPr="00CF2EA4">
        <w:rPr>
          <w:color w:val="000000"/>
          <w:lang w:val="en-GB"/>
        </w:rPr>
        <w:t xml:space="preserve"> studies </w:t>
      </w:r>
      <w:r w:rsidR="00AA3D19" w:rsidRPr="00CF2EA4">
        <w:rPr>
          <w:color w:val="000000"/>
          <w:lang w:val="en-GB"/>
        </w:rPr>
        <w:t xml:space="preserve">that </w:t>
      </w:r>
      <w:r w:rsidR="0047780A" w:rsidRPr="00CF2EA4">
        <w:rPr>
          <w:color w:val="000000"/>
          <w:lang w:val="en-GB"/>
        </w:rPr>
        <w:t xml:space="preserve">have examined changes in </w:t>
      </w:r>
      <w:r w:rsidRPr="00CF2EA4">
        <w:rPr>
          <w:color w:val="000000"/>
          <w:lang w:val="en-GB"/>
        </w:rPr>
        <w:t>morphological traits</w:t>
      </w:r>
      <w:r w:rsidR="0047780A" w:rsidRPr="00CF2EA4">
        <w:rPr>
          <w:color w:val="000000"/>
          <w:lang w:val="en-GB"/>
        </w:rPr>
        <w:t xml:space="preserve"> </w:t>
      </w:r>
      <w:r w:rsidR="00AA3D19" w:rsidRPr="00CF2EA4">
        <w:rPr>
          <w:color w:val="000000"/>
          <w:lang w:val="en-GB"/>
        </w:rPr>
        <w:t>along ecological gradients</w:t>
      </w:r>
      <w:r w:rsidR="00193DF0" w:rsidRPr="00CF2EA4">
        <w:rPr>
          <w:color w:val="000000"/>
          <w:lang w:val="en-GB"/>
        </w:rPr>
        <w:t xml:space="preserve"> </w:t>
      </w:r>
      <w:r w:rsidR="00AA3D19" w:rsidRPr="00CF2EA4">
        <w:rPr>
          <w:color w:val="000000"/>
          <w:lang w:val="en-GB"/>
        </w:rPr>
        <w:t xml:space="preserve">have </w:t>
      </w:r>
      <w:r w:rsidRPr="00CF2EA4">
        <w:rPr>
          <w:color w:val="000000"/>
          <w:lang w:val="en-GB"/>
        </w:rPr>
        <w:t>found important effects of altitude on morphological dimorphism</w:t>
      </w:r>
      <w:r w:rsidR="0047780A" w:rsidRPr="00CF2EA4">
        <w:rPr>
          <w:color w:val="000000"/>
          <w:lang w:val="en-GB"/>
        </w:rPr>
        <w:t xml:space="preserve"> </w:t>
      </w:r>
      <w:r w:rsidR="008E00A8" w:rsidRPr="00CF2EA4">
        <w:rPr>
          <w:color w:val="000000"/>
          <w:lang w:val="en-GB"/>
        </w:rPr>
        <w:fldChar w:fldCharType="begin"/>
      </w:r>
      <w:r w:rsidR="00A47E3E" w:rsidRPr="00CF2EA4">
        <w:rPr>
          <w:color w:val="000000"/>
          <w:lang w:val="en-GB"/>
        </w:rPr>
        <w:instrText xml:space="preserve"> ADDIN ZOTERO_ITEM CSL_CITATION {"citationID":"Jrl1XsVn","properties":{"formattedCitation":"(51,79)","plainCitation":"(51,79)","noteIndex":0},"citationItems":[{"id":462,"uris":["http://zotero.org/users/local/w8RmTn1Z/items/JSB47T4M"],"itemData":{"id":462,"type":"article-journal","abstract":"Hummingbirds demonstrate the full scope of Rensch’s rule (females larger than males in small species, males larger than females in large species). The phoretic ﬂower mites that hummingbirds compete with for nectar show the same pattern. An analysis of phylogenetically independent contrasts for 154 hummingbird and 37 mite species conﬁrmed that both small (female-larger) and large (male-larger) species contribute to this result. I propose a common cause for this convergent pattern of sexual size dimorphism, with support from ecological and behavioral data for both groups. When morphology or behavior constrains each species to a limited range of resource densities, natural selection tends to diversify body size among species. If mating is promiscuous or polygynous, sexual selection favors larger males when resources are sufﬁcient. But if male reproductive behavior is energetically costly, smaller males may have an advantage when resources are limiting, producing a pattern of allometry for sexual size dimorphism that conforms with Rensch’s rule. Stabilizing selection on female size, if it occurs, ampliﬁes this pattern. When the resource-density spectrum is broad enough, both female-larger and male-larger size dimorphism should occur within the same clade.","container-title":"The American Naturalist","issue":"5","language":"en","page":"495-510","source":"Zotero","title":"Rensch’s Rule Crosses the Line: Convergent Allometry of Sexual Size Dimorphism in Hummingbirds and Flower Mites","volume":"156","author":[{"family":"Colwell","given":"Robert K"}],"issued":{"date-parts":[["2000"]]}}},{"id":557,"uris":["http://zotero.org/users/local/w8RmTn1Z/items/EY4VL8RY"],"itemData":{"id":557,"type":"article-journal","abstract":"In 1950, Rensch first described that in groups of related species, sexual size dimorphism is more pronounced in larger species. This widespread and fundamental allometric relationship is now commonly referred to as ‘Rensch's rule’. However, despite numerous recent studies, we still do not have a general explanation for this allometry. Here we report that patterns of allometry in over 5300 bird species demonstrate that Rensch's rule is driven by a correlated evolutionary change in females to directional sexual selection on males. First, in detailed multivariate analysis, the strength of sexual selection was, by far, the strongest predictor of allometry. This was found to be the case even after controlling for numerous potential confounding factors, such as overall size, degree of ornamentation, phylogenetic history and the range and degree of size dimorphism. Second, in groups where sexual selection is stronger in females, allometry consistently goes in the opposite direction to Rensch's rule. Taken together, these results provide the first clear solution to the long-standing evolutionary problem of allometry for sexual size dimorphism: sexual selection causes size dimorphism to correlate with species size.","container-title":"Proceedings of the Royal Society B: Biological Sciences","DOI":"10.1098/rspb.2007.1043","ISSN":"0962-8452","issue":"1628","journalAbbreviation":"Proc Biol Sci","note":"PMID: 17878139\nPMCID: PMC2211517","page":"2971-2979","source":"PubMed Central","title":"Sexual selection explains Rensch's rule of allometry for sexual size dimorphism","volume":"274","author":[{"family":"Dale","given":"James"},{"family":"Dunn","given":"Peter O"},{"family":"Figuerola","given":"Jordi"},{"family":"Lislevand","given":"Terje"},{"family":"Székely","given":"Tamás"},{"family":"Whittingham","given":"Linda A"}],"issued":{"date-parts":[["2007",12,7]]}}}],"schema":"https://github.com/citation-style-language/schema/raw/master/csl-citation.json"} </w:instrText>
      </w:r>
      <w:r w:rsidR="008E00A8" w:rsidRPr="00CF2EA4">
        <w:rPr>
          <w:color w:val="000000"/>
          <w:lang w:val="en-GB"/>
        </w:rPr>
        <w:fldChar w:fldCharType="separate"/>
      </w:r>
      <w:r w:rsidR="00A47E3E" w:rsidRPr="00CF2EA4">
        <w:rPr>
          <w:noProof/>
          <w:color w:val="000000"/>
          <w:lang w:val="en-GB"/>
        </w:rPr>
        <w:t>(51,79)</w:t>
      </w:r>
      <w:r w:rsidR="008E00A8" w:rsidRPr="00CF2EA4">
        <w:rPr>
          <w:color w:val="000000"/>
          <w:lang w:val="en-GB"/>
        </w:rPr>
        <w:fldChar w:fldCharType="end"/>
      </w:r>
      <w:r w:rsidR="0047780A" w:rsidRPr="00CF2EA4">
        <w:rPr>
          <w:color w:val="000000"/>
          <w:lang w:val="en-GB"/>
        </w:rPr>
        <w:t xml:space="preserve">. Our results show that hummingbird </w:t>
      </w:r>
      <w:del w:id="324" w:author="Diego Fabian Beltran Segura" w:date="2022-08-26T11:28:00Z">
        <w:r w:rsidR="00665D31" w:rsidRPr="00CF2EA4" w:rsidDel="008C2D2D">
          <w:rPr>
            <w:color w:val="000000"/>
            <w:lang w:val="en-GB"/>
          </w:rPr>
          <w:delText>morphological</w:delText>
        </w:r>
        <w:r w:rsidR="0047780A" w:rsidRPr="00CF2EA4" w:rsidDel="008C2D2D">
          <w:rPr>
            <w:color w:val="000000"/>
            <w:lang w:val="en-GB"/>
          </w:rPr>
          <w:delText xml:space="preserve"> dimorphism</w:delText>
        </w:r>
      </w:del>
      <w:ins w:id="325" w:author="Diego Fabian Beltran Segura" w:date="2022-08-26T11:28:00Z">
        <w:r w:rsidR="008C2D2D" w:rsidRPr="00CF2EA4">
          <w:rPr>
            <w:color w:val="000000"/>
            <w:lang w:val="en-GB"/>
          </w:rPr>
          <w:t>MD</w:t>
        </w:r>
      </w:ins>
      <w:r w:rsidR="0047780A" w:rsidRPr="00CF2EA4">
        <w:rPr>
          <w:color w:val="000000"/>
          <w:lang w:val="en-GB"/>
        </w:rPr>
        <w:t xml:space="preserve"> decreased with altitude </w:t>
      </w:r>
      <w:r w:rsidR="00EA6D7F" w:rsidRPr="00CF2EA4">
        <w:rPr>
          <w:color w:val="000000"/>
          <w:lang w:val="en-GB"/>
        </w:rPr>
        <w:t xml:space="preserve">regardless of </w:t>
      </w:r>
      <w:r w:rsidR="0047780A" w:rsidRPr="00CF2EA4">
        <w:rPr>
          <w:color w:val="000000"/>
          <w:lang w:val="en-GB"/>
        </w:rPr>
        <w:t>habitat structure</w:t>
      </w:r>
      <w:del w:id="326" w:author="Diego Fabian Beltran Segura" w:date="2022-08-25T13:47:00Z">
        <w:r w:rsidR="006D2568" w:rsidRPr="00CF2EA4" w:rsidDel="0066492F">
          <w:rPr>
            <w:color w:val="000000"/>
            <w:lang w:val="en-GB"/>
          </w:rPr>
          <w:delText xml:space="preserve">, </w:delText>
        </w:r>
        <w:r w:rsidR="00357ADD" w:rsidRPr="00CF2EA4" w:rsidDel="0066492F">
          <w:rPr>
            <w:color w:val="000000"/>
            <w:lang w:val="en-GB"/>
          </w:rPr>
          <w:delText>when controlling for differences in size between the sexes</w:delText>
        </w:r>
      </w:del>
      <w:r w:rsidR="0047780A" w:rsidRPr="00CF2EA4">
        <w:rPr>
          <w:color w:val="000000"/>
          <w:lang w:val="en-GB"/>
        </w:rPr>
        <w:t xml:space="preserve">. </w:t>
      </w:r>
      <w:r w:rsidR="00357ADD" w:rsidRPr="00CF2EA4">
        <w:rPr>
          <w:color w:val="000000"/>
          <w:lang w:val="en-GB"/>
        </w:rPr>
        <w:t>In the species analysed here,</w:t>
      </w:r>
      <w:r w:rsidR="0047780A" w:rsidRPr="00CF2EA4">
        <w:rPr>
          <w:color w:val="000000"/>
          <w:lang w:val="en-GB"/>
        </w:rPr>
        <w:t xml:space="preserve"> </w:t>
      </w:r>
      <w:r w:rsidR="00FC65AA" w:rsidRPr="00CF2EA4">
        <w:rPr>
          <w:color w:val="000000"/>
          <w:lang w:val="en-GB"/>
        </w:rPr>
        <w:t xml:space="preserve">morphological </w:t>
      </w:r>
      <w:r w:rsidR="0047780A" w:rsidRPr="00CF2EA4">
        <w:rPr>
          <w:color w:val="000000"/>
          <w:lang w:val="en-GB"/>
        </w:rPr>
        <w:t xml:space="preserve">dimorphism is mostly male-biased, </w:t>
      </w:r>
      <w:del w:id="327" w:author="Diego Fabian Beltran Segura" w:date="2022-08-25T17:36:00Z">
        <w:r w:rsidR="0047780A" w:rsidRPr="00CF2EA4" w:rsidDel="00833AFB">
          <w:rPr>
            <w:color w:val="000000"/>
            <w:lang w:val="en-GB"/>
          </w:rPr>
          <w:delText xml:space="preserve">which means that males have, on average, larger body masses, </w:delText>
        </w:r>
        <w:r w:rsidR="00357ADD" w:rsidRPr="00CF2EA4" w:rsidDel="00833AFB">
          <w:rPr>
            <w:color w:val="000000"/>
            <w:lang w:val="en-GB"/>
          </w:rPr>
          <w:delText xml:space="preserve">but also relatively </w:delText>
        </w:r>
        <w:r w:rsidR="0047780A" w:rsidRPr="00CF2EA4" w:rsidDel="00833AFB">
          <w:rPr>
            <w:color w:val="000000"/>
            <w:lang w:val="en-GB"/>
          </w:rPr>
          <w:delText xml:space="preserve">larger wings, and longer bills compared to </w:delText>
        </w:r>
        <w:r w:rsidR="00FC676A" w:rsidRPr="00CF2EA4" w:rsidDel="00833AFB">
          <w:rPr>
            <w:color w:val="000000"/>
            <w:lang w:val="en-GB"/>
          </w:rPr>
          <w:delText>females</w:delText>
        </w:r>
        <w:r w:rsidR="004D33A1" w:rsidRPr="00CF2EA4" w:rsidDel="00833AFB">
          <w:rPr>
            <w:color w:val="000000"/>
            <w:lang w:val="en-GB"/>
          </w:rPr>
          <w:delText>.</w:delText>
        </w:r>
        <w:r w:rsidR="008A0843" w:rsidRPr="00CF2EA4" w:rsidDel="00833AFB">
          <w:rPr>
            <w:color w:val="000000"/>
            <w:lang w:val="en-GB"/>
          </w:rPr>
          <w:delText xml:space="preserve"> </w:delText>
        </w:r>
        <w:r w:rsidR="004D33A1" w:rsidRPr="00CF2EA4" w:rsidDel="00833AFB">
          <w:rPr>
            <w:color w:val="000000"/>
            <w:lang w:val="en-GB"/>
          </w:rPr>
          <w:delText>A</w:delText>
        </w:r>
        <w:r w:rsidR="008A0843" w:rsidRPr="00CF2EA4" w:rsidDel="00833AFB">
          <w:rPr>
            <w:color w:val="000000"/>
            <w:lang w:val="en-GB"/>
          </w:rPr>
          <w:delText xml:space="preserve">lthough </w:delText>
        </w:r>
      </w:del>
      <w:ins w:id="328" w:author="Diego Fabian Beltran Segura" w:date="2022-08-25T17:36:00Z">
        <w:r w:rsidR="00833AFB" w:rsidRPr="00CF2EA4">
          <w:rPr>
            <w:color w:val="000000"/>
            <w:lang w:val="en-GB"/>
          </w:rPr>
          <w:t>a</w:t>
        </w:r>
        <w:r w:rsidR="00833AFB" w:rsidRPr="00CF2EA4">
          <w:rPr>
            <w:color w:val="000000"/>
            <w:lang w:val="en-GB"/>
          </w:rPr>
          <w:t xml:space="preserve">lthough </w:t>
        </w:r>
      </w:ins>
      <w:r w:rsidR="004D33A1" w:rsidRPr="00CF2EA4">
        <w:rPr>
          <w:color w:val="000000"/>
          <w:lang w:val="en-GB"/>
        </w:rPr>
        <w:t>the</w:t>
      </w:r>
      <w:r w:rsidR="008A0843" w:rsidRPr="00CF2EA4">
        <w:rPr>
          <w:color w:val="000000"/>
          <w:lang w:val="en-GB"/>
        </w:rPr>
        <w:t xml:space="preserve"> </w:t>
      </w:r>
      <w:r w:rsidR="004D33A1" w:rsidRPr="00CF2EA4">
        <w:rPr>
          <w:color w:val="000000"/>
          <w:lang w:val="en-GB"/>
        </w:rPr>
        <w:t xml:space="preserve">pattern found here does not include </w:t>
      </w:r>
      <w:ins w:id="329" w:author="Diego Fabian Beltran Segura" w:date="2022-08-25T13:50:00Z">
        <w:r w:rsidR="0066492F" w:rsidRPr="00CF2EA4">
          <w:rPr>
            <w:color w:val="000000"/>
            <w:lang w:val="en-GB"/>
          </w:rPr>
          <w:t xml:space="preserve">many of </w:t>
        </w:r>
      </w:ins>
      <w:r w:rsidR="004D33A1" w:rsidRPr="00CF2EA4">
        <w:rPr>
          <w:color w:val="000000"/>
          <w:lang w:val="en-GB"/>
        </w:rPr>
        <w:t xml:space="preserve">the smallest </w:t>
      </w:r>
      <w:del w:id="330" w:author="Diego Fabian Beltran Segura" w:date="2022-08-25T13:50:00Z">
        <w:r w:rsidR="004D33A1" w:rsidRPr="00CF2EA4" w:rsidDel="0066492F">
          <w:rPr>
            <w:color w:val="000000"/>
            <w:lang w:val="en-GB"/>
          </w:rPr>
          <w:delText>species</w:delText>
        </w:r>
      </w:del>
      <w:del w:id="331" w:author="Diego Fabian Beltran Segura" w:date="2022-08-25T13:49:00Z">
        <w:r w:rsidR="00357ADD" w:rsidRPr="00CF2EA4" w:rsidDel="0066492F">
          <w:rPr>
            <w:color w:val="000000"/>
            <w:lang w:val="en-GB"/>
          </w:rPr>
          <w:delText>, such as the ones</w:delText>
        </w:r>
        <w:r w:rsidR="004D33A1" w:rsidRPr="00CF2EA4" w:rsidDel="0066492F">
          <w:rPr>
            <w:color w:val="000000"/>
            <w:lang w:val="en-GB"/>
          </w:rPr>
          <w:delText xml:space="preserve"> </w:delText>
        </w:r>
      </w:del>
      <w:del w:id="332" w:author="Diego Fabian Beltran Segura" w:date="2022-08-25T13:50:00Z">
        <w:r w:rsidR="004D33A1" w:rsidRPr="00CF2EA4" w:rsidDel="0066492F">
          <w:rPr>
            <w:color w:val="000000"/>
            <w:lang w:val="en-GB"/>
          </w:rPr>
          <w:delText>of</w:delText>
        </w:r>
      </w:del>
      <w:ins w:id="333" w:author="Diego Fabian Beltran Segura" w:date="2022-08-25T13:50:00Z">
        <w:r w:rsidR="0066492F" w:rsidRPr="00CF2EA4">
          <w:rPr>
            <w:color w:val="000000"/>
            <w:lang w:val="en-GB"/>
          </w:rPr>
          <w:t>species of</w:t>
        </w:r>
      </w:ins>
      <w:r w:rsidR="004D33A1" w:rsidRPr="00CF2EA4">
        <w:rPr>
          <w:color w:val="000000"/>
          <w:lang w:val="en-GB"/>
        </w:rPr>
        <w:t xml:space="preserve"> the </w:t>
      </w:r>
      <w:r w:rsidR="00357ADD" w:rsidRPr="00CF2EA4">
        <w:rPr>
          <w:color w:val="000000"/>
          <w:lang w:val="en-GB"/>
        </w:rPr>
        <w:t>“</w:t>
      </w:r>
      <w:r w:rsidR="004D33A1" w:rsidRPr="00CF2EA4">
        <w:rPr>
          <w:color w:val="000000"/>
          <w:lang w:val="en-GB"/>
        </w:rPr>
        <w:t>Bee</w:t>
      </w:r>
      <w:r w:rsidR="00357ADD" w:rsidRPr="00CF2EA4">
        <w:rPr>
          <w:color w:val="000000"/>
          <w:lang w:val="en-GB"/>
        </w:rPr>
        <w:t>”</w:t>
      </w:r>
      <w:r w:rsidR="004D33A1" w:rsidRPr="00CF2EA4">
        <w:rPr>
          <w:color w:val="000000"/>
          <w:lang w:val="en-GB"/>
        </w:rPr>
        <w:t xml:space="preserve"> clade, where females have been found to be larger than males </w:t>
      </w:r>
      <w:r w:rsidR="004D33A1" w:rsidRPr="00CF2EA4">
        <w:rPr>
          <w:color w:val="000000"/>
          <w:lang w:val="en-GB"/>
        </w:rPr>
        <w:fldChar w:fldCharType="begin"/>
      </w:r>
      <w:r w:rsidR="00A47E3E" w:rsidRPr="00CF2EA4">
        <w:rPr>
          <w:color w:val="000000"/>
          <w:lang w:val="en-GB"/>
        </w:rPr>
        <w:instrText xml:space="preserve"> ADDIN ZOTERO_ITEM CSL_CITATION {"citationID":"ZsF9e3Kq","properties":{"formattedCitation":"(51)","plainCitation":"(51)","noteIndex":0},"citationItems":[{"id":462,"uris":["http://zotero.org/users/local/w8RmTn1Z/items/JSB47T4M"],"itemData":{"id":462,"type":"article-journal","abstract":"Hummingbirds demonstrate the full scope of Rensch’s rule (females larger than males in small species, males larger than females in large species). The phoretic ﬂower mites that hummingbirds compete with for nectar show the same pattern. An analysis of phylogenetically independent contrasts for 154 hummingbird and 37 mite species conﬁrmed that both small (female-larger) and large (male-larger) species contribute to this result. I propose a common cause for this convergent pattern of sexual size dimorphism, with support from ecological and behavioral data for both groups. When morphology or behavior constrains each species to a limited range of resource densities, natural selection tends to diversify body size among species. If mating is promiscuous or polygynous, sexual selection favors larger males when resources are sufﬁcient. But if male reproductive behavior is energetically costly, smaller males may have an advantage when resources are limiting, producing a pattern of allometry for sexual size dimorphism that conforms with Rensch’s rule. Stabilizing selection on female size, if it occurs, ampliﬁes this pattern. When the resource-density spectrum is broad enough, both female-larger and male-larger size dimorphism should occur within the same clade.","container-title":"The American Naturalist","issue":"5","language":"en","page":"495-510","source":"Zotero","title":"Rensch’s Rule Crosses the Line: Convergent Allometry of Sexual Size Dimorphism in Hummingbirds and Flower Mites","volume":"156","author":[{"family":"Colwell","given":"Robert K"}],"issued":{"date-parts":[["2000"]]}}}],"schema":"https://github.com/citation-style-language/schema/raw/master/csl-citation.json"} </w:instrText>
      </w:r>
      <w:r w:rsidR="004D33A1" w:rsidRPr="00CF2EA4">
        <w:rPr>
          <w:color w:val="000000"/>
          <w:lang w:val="en-GB"/>
        </w:rPr>
        <w:fldChar w:fldCharType="separate"/>
      </w:r>
      <w:r w:rsidR="00A47E3E" w:rsidRPr="00CF2EA4">
        <w:rPr>
          <w:noProof/>
          <w:color w:val="000000"/>
          <w:lang w:val="en-GB"/>
        </w:rPr>
        <w:t>(51)</w:t>
      </w:r>
      <w:r w:rsidR="004D33A1" w:rsidRPr="00CF2EA4">
        <w:rPr>
          <w:color w:val="000000"/>
          <w:lang w:val="en-GB"/>
        </w:rPr>
        <w:fldChar w:fldCharType="end"/>
      </w:r>
      <w:ins w:id="334" w:author="Diego Fabian Beltran Segura" w:date="2022-08-25T17:36:00Z">
        <w:r w:rsidR="00833AFB" w:rsidRPr="00CF2EA4">
          <w:rPr>
            <w:color w:val="000000"/>
            <w:lang w:val="en-GB"/>
          </w:rPr>
          <w:t>.</w:t>
        </w:r>
      </w:ins>
      <w:ins w:id="335" w:author="Diego Fabian Beltran Segura" w:date="2022-08-25T13:48:00Z">
        <w:r w:rsidR="0066492F" w:rsidRPr="00CF2EA4">
          <w:rPr>
            <w:color w:val="000000"/>
            <w:lang w:val="en-GB"/>
          </w:rPr>
          <w:t xml:space="preserve"> </w:t>
        </w:r>
      </w:ins>
      <w:ins w:id="336" w:author="Diego Fabian Beltran Segura" w:date="2022-08-25T17:36:00Z">
        <w:r w:rsidR="00833AFB" w:rsidRPr="00CF2EA4">
          <w:rPr>
            <w:color w:val="000000"/>
            <w:lang w:val="en-GB"/>
          </w:rPr>
          <w:t>W</w:t>
        </w:r>
      </w:ins>
      <w:ins w:id="337" w:author="Diego Fabian Beltran Segura" w:date="2022-08-25T13:48:00Z">
        <w:r w:rsidR="0066492F" w:rsidRPr="00CF2EA4">
          <w:rPr>
            <w:color w:val="000000"/>
            <w:lang w:val="en-GB"/>
          </w:rPr>
          <w:t xml:space="preserve">e believe </w:t>
        </w:r>
      </w:ins>
      <w:ins w:id="338" w:author="Diego Fabian Beltran Segura" w:date="2022-08-25T13:51:00Z">
        <w:r w:rsidR="004E3AB3" w:rsidRPr="00CF2EA4">
          <w:rPr>
            <w:color w:val="000000"/>
            <w:lang w:val="en-GB"/>
          </w:rPr>
          <w:t xml:space="preserve">that </w:t>
        </w:r>
      </w:ins>
      <w:ins w:id="339" w:author="Diego Fabian Beltran Segura" w:date="2022-08-25T13:48:00Z">
        <w:r w:rsidR="0066492F" w:rsidRPr="00CF2EA4">
          <w:rPr>
            <w:color w:val="000000"/>
            <w:lang w:val="en-GB"/>
          </w:rPr>
          <w:t>inclu</w:t>
        </w:r>
      </w:ins>
      <w:ins w:id="340" w:author="Diego Fabian Beltran Segura" w:date="2022-08-25T13:52:00Z">
        <w:r w:rsidR="004E3AB3" w:rsidRPr="00CF2EA4">
          <w:rPr>
            <w:color w:val="000000"/>
            <w:lang w:val="en-GB"/>
          </w:rPr>
          <w:t>ding more species</w:t>
        </w:r>
      </w:ins>
      <w:ins w:id="341" w:author="Diego Fabian Beltran Segura" w:date="2022-08-25T13:48:00Z">
        <w:r w:rsidR="0066492F" w:rsidRPr="00CF2EA4">
          <w:rPr>
            <w:color w:val="000000"/>
            <w:lang w:val="en-GB"/>
          </w:rPr>
          <w:t xml:space="preserve"> of this </w:t>
        </w:r>
      </w:ins>
      <w:ins w:id="342" w:author="Diego Fabian Beltran Segura" w:date="2022-08-25T13:52:00Z">
        <w:r w:rsidR="004E3AB3" w:rsidRPr="00CF2EA4">
          <w:rPr>
            <w:color w:val="000000"/>
            <w:lang w:val="en-GB"/>
          </w:rPr>
          <w:t>sub</w:t>
        </w:r>
      </w:ins>
      <w:ins w:id="343" w:author="Diego Fabian Beltran Segura" w:date="2022-08-25T13:48:00Z">
        <w:r w:rsidR="0066492F" w:rsidRPr="00CF2EA4">
          <w:rPr>
            <w:color w:val="000000"/>
            <w:lang w:val="en-GB"/>
          </w:rPr>
          <w:t>clade would not change the patterns observed here,</w:t>
        </w:r>
      </w:ins>
      <w:ins w:id="344" w:author="Diego Fabian Beltran Segura" w:date="2022-08-25T14:43:00Z">
        <w:r w:rsidR="00962DE8" w:rsidRPr="00CF2EA4">
          <w:rPr>
            <w:color w:val="000000"/>
            <w:lang w:val="en-GB"/>
          </w:rPr>
          <w:t xml:space="preserve"> given the monophyly of the other subclades </w:t>
        </w:r>
      </w:ins>
      <w:r w:rsidR="00962DE8" w:rsidRPr="00CF2EA4">
        <w:rPr>
          <w:color w:val="000000"/>
          <w:lang w:val="en-GB"/>
        </w:rPr>
        <w:fldChar w:fldCharType="begin"/>
      </w:r>
      <w:r w:rsidR="00A47E3E" w:rsidRPr="00CF2EA4">
        <w:rPr>
          <w:color w:val="000000"/>
          <w:lang w:val="en-GB"/>
        </w:rPr>
        <w:instrText xml:space="preserve"> ADDIN ZOTERO_ITEM CSL_CITATION {"citationID":"fGLDIksW","properties":{"formattedCitation":"(40)","plainCitation":"(40)","noteIndex":0},"citationItems":[{"id":5,"uris":["http://zotero.org/users/local/w8RmTn1Z/items/Z397NHCU"],"itemData":{"id":5,"type":"article-journal","abstract":"The tempo of species diversiﬁcation in large clades can reveal fundamental evolutionary mechanisms that operate on large temporal and spatial scales [1–4]. Hummingbirds have radiated into a diverse assemblage of specialized nectarivores comprising 338 species, but their evolutionary history has not, until now, been comprehensively explored. We studied hummingbird diversiﬁcation by estimating a time-calibrated phylogeny for 284 hummingbird species, demonstrating that hummingbirds invaded South America by w22 million years ago, and subsequently diversiﬁed into nine principal clades (see [5–7]). Using ancestral state reconstruction and diversiﬁcation analyses, we (1) estimate the age of the crown-group hummingbird assemblage, (2) investigate the timing and patterns of lineage accumulation for hummingbirds overall and regionally, and (3) evaluate the role of Andean uplift in hummingbird speciation. Detailed analyses reveal disparate clade-speciﬁc processes that allowed for ongoing species diversiﬁcation. One factor was signiﬁcant variation among clades in diversiﬁcation rates. For example, the nine principal clades of hummingbirds exhibit w15-fold variation in net diversiﬁcation rates, with evidence for accelerated speciation of a clade that includes the Bee, Emerald, and Mountain Gem groups of hummingbirds. A second factor was colonization of key geographic regions, which opened up new ecological niches. For example, some clades diversiﬁed in the context of the uplift of the Andes Mountains, whereas others were affected by the formation of the Panamanian land bridge. Finally, although species accumulation is slowing in all groups of hummingbirds, several major clades maintain rapid rates of diversiﬁcation on par with classical examples of rapid adaptive radiation.","container-title":"Current Biology","DOI":"10.1016/j.cub.2014.03.016","ISSN":"09609822","issue":"8","journalAbbreviation":"Current Biology","language":"en","page":"910-916","source":"DOI.org (Crossref)","title":"Molecular Phylogenetics and the Diversification of Hummingbirds","volume":"24","author":[{"family":"McGuire","given":"Jimmy A."},{"family":"Witt","given":"Christopher C."},{"family":"Remsen","given":"J.V."},{"family":"Corl","given":"Ammon"},{"family":"Rabosky","given":"Daniel L."},{"family":"Altshuler","given":"Douglas L."},{"family":"Dudley","given":"Robert"}],"issued":{"date-parts":[["2014",4]]}}}],"schema":"https://github.com/citation-style-language/schema/raw/master/csl-citation.json"} </w:instrText>
      </w:r>
      <w:r w:rsidR="00962DE8" w:rsidRPr="00CF2EA4">
        <w:rPr>
          <w:color w:val="000000"/>
          <w:lang w:val="en-GB"/>
        </w:rPr>
        <w:fldChar w:fldCharType="separate"/>
      </w:r>
      <w:r w:rsidR="00A47E3E" w:rsidRPr="00CF2EA4">
        <w:rPr>
          <w:noProof/>
          <w:color w:val="000000"/>
          <w:lang w:val="en-GB"/>
        </w:rPr>
        <w:t>(40)</w:t>
      </w:r>
      <w:r w:rsidR="00962DE8" w:rsidRPr="00CF2EA4">
        <w:rPr>
          <w:color w:val="000000"/>
          <w:lang w:val="en-GB"/>
        </w:rPr>
        <w:fldChar w:fldCharType="end"/>
      </w:r>
      <w:ins w:id="345" w:author="Diego Fabian Beltran Segura" w:date="2022-08-25T14:43:00Z">
        <w:r w:rsidR="00962DE8" w:rsidRPr="00CF2EA4">
          <w:rPr>
            <w:color w:val="000000"/>
            <w:lang w:val="en-GB"/>
          </w:rPr>
          <w:t>,</w:t>
        </w:r>
      </w:ins>
      <w:ins w:id="346" w:author="Diego Fabian Beltran Segura" w:date="2022-08-25T13:48:00Z">
        <w:r w:rsidR="0066492F" w:rsidRPr="00CF2EA4">
          <w:rPr>
            <w:color w:val="000000"/>
            <w:lang w:val="en-GB"/>
          </w:rPr>
          <w:t xml:space="preserve"> and that </w:t>
        </w:r>
      </w:ins>
      <w:ins w:id="347" w:author="Diego Fabian Beltran Segura" w:date="2022-08-25T13:50:00Z">
        <w:r w:rsidR="004E3AB3" w:rsidRPr="00CF2EA4">
          <w:rPr>
            <w:color w:val="000000"/>
            <w:lang w:val="en-GB"/>
          </w:rPr>
          <w:t xml:space="preserve">a more detailed </w:t>
        </w:r>
      </w:ins>
      <w:ins w:id="348" w:author="Diego Fabian Beltran Segura" w:date="2022-08-25T13:51:00Z">
        <w:r w:rsidR="004E3AB3" w:rsidRPr="00CF2EA4">
          <w:rPr>
            <w:color w:val="000000"/>
            <w:lang w:val="en-GB"/>
          </w:rPr>
          <w:t xml:space="preserve">morphological dataset </w:t>
        </w:r>
      </w:ins>
      <w:ins w:id="349" w:author="Diego Fabian Beltran Segura" w:date="2022-08-26T11:31:00Z">
        <w:r w:rsidR="00CF15BD" w:rsidRPr="00CF2EA4">
          <w:rPr>
            <w:color w:val="000000"/>
            <w:lang w:val="en-GB"/>
          </w:rPr>
          <w:t>seems</w:t>
        </w:r>
      </w:ins>
      <w:ins w:id="350" w:author="Diego Fabian Beltran Segura" w:date="2022-08-25T13:51:00Z">
        <w:r w:rsidR="004E3AB3" w:rsidRPr="00CF2EA4">
          <w:rPr>
            <w:color w:val="000000"/>
            <w:lang w:val="en-GB"/>
          </w:rPr>
          <w:t xml:space="preserve"> more important to detect the effect of ecological variables on </w:t>
        </w:r>
      </w:ins>
      <w:ins w:id="351" w:author="Diego Fabian Beltran Segura" w:date="2022-08-25T13:52:00Z">
        <w:r w:rsidR="004E3AB3" w:rsidRPr="00CF2EA4">
          <w:rPr>
            <w:color w:val="000000"/>
            <w:lang w:val="en-GB"/>
          </w:rPr>
          <w:t xml:space="preserve">overall morphological </w:t>
        </w:r>
      </w:ins>
      <w:ins w:id="352" w:author="Diego Fabian Beltran Segura" w:date="2022-08-25T13:51:00Z">
        <w:r w:rsidR="004E3AB3" w:rsidRPr="00CF2EA4">
          <w:rPr>
            <w:color w:val="000000"/>
            <w:lang w:val="en-GB"/>
          </w:rPr>
          <w:t>dimorphism</w:t>
        </w:r>
      </w:ins>
      <w:r w:rsidR="00D3287B" w:rsidRPr="00CF2EA4">
        <w:rPr>
          <w:color w:val="000000"/>
          <w:lang w:val="en-GB"/>
        </w:rPr>
        <w:t>.</w:t>
      </w:r>
      <w:r w:rsidR="00293786" w:rsidRPr="00CF2EA4">
        <w:rPr>
          <w:color w:val="000000"/>
          <w:lang w:val="en-GB"/>
        </w:rPr>
        <w:t xml:space="preserve"> </w:t>
      </w:r>
    </w:p>
    <w:p w14:paraId="5245CFDF" w14:textId="77777777" w:rsidR="00962DE8" w:rsidRPr="00CF2EA4" w:rsidRDefault="00962DE8" w:rsidP="00621C67">
      <w:pPr>
        <w:spacing w:line="480" w:lineRule="auto"/>
        <w:rPr>
          <w:ins w:id="353" w:author="Diego Fabian Beltran Segura" w:date="2022-08-25T14:44:00Z"/>
          <w:color w:val="000000"/>
          <w:lang w:val="en-GB"/>
        </w:rPr>
      </w:pPr>
    </w:p>
    <w:p w14:paraId="5C96597D" w14:textId="50877563" w:rsidR="0047780A" w:rsidRPr="00CF2EA4" w:rsidRDefault="0047780A" w:rsidP="00621C67">
      <w:pPr>
        <w:spacing w:line="480" w:lineRule="auto"/>
        <w:rPr>
          <w:color w:val="000000"/>
          <w:lang w:val="en-GB"/>
        </w:rPr>
      </w:pPr>
      <w:del w:id="354" w:author="Diego Fabian Beltran Segura" w:date="2022-08-25T17:37:00Z">
        <w:r w:rsidRPr="00CF2EA4" w:rsidDel="00845AE3">
          <w:rPr>
            <w:color w:val="000000"/>
            <w:lang w:val="en-GB"/>
          </w:rPr>
          <w:delText xml:space="preserve">With increased elevation there is a decrease in air density and oxygen availability, and </w:delText>
        </w:r>
      </w:del>
      <w:del w:id="355" w:author="Diego Fabian Beltran Segura" w:date="2022-08-25T17:38:00Z">
        <w:r w:rsidRPr="00CF2EA4" w:rsidDel="00845AE3">
          <w:rPr>
            <w:color w:val="000000"/>
            <w:lang w:val="en-GB"/>
          </w:rPr>
          <w:delText xml:space="preserve">several </w:delText>
        </w:r>
      </w:del>
      <w:ins w:id="356" w:author="Diego Fabian Beltran Segura" w:date="2022-08-25T17:38:00Z">
        <w:r w:rsidR="00845AE3" w:rsidRPr="00CF2EA4">
          <w:rPr>
            <w:color w:val="000000"/>
            <w:lang w:val="en-GB"/>
          </w:rPr>
          <w:t>S</w:t>
        </w:r>
        <w:r w:rsidR="00845AE3" w:rsidRPr="00CF2EA4">
          <w:rPr>
            <w:color w:val="000000"/>
            <w:lang w:val="en-GB"/>
          </w:rPr>
          <w:t xml:space="preserve">everal </w:t>
        </w:r>
      </w:ins>
      <w:r w:rsidRPr="00CF2EA4">
        <w:rPr>
          <w:color w:val="000000"/>
          <w:lang w:val="en-GB"/>
        </w:rPr>
        <w:t>studies on hummingbird flight have demonstrated that elevation strongly affects flight, imposing a selective pressure on displaying males</w:t>
      </w:r>
      <w:r w:rsidR="008E00A8" w:rsidRPr="00CF2EA4">
        <w:rPr>
          <w:color w:val="000000"/>
          <w:lang w:val="en-GB"/>
        </w:rPr>
        <w:t xml:space="preserve"> </w:t>
      </w:r>
      <w:r w:rsidR="008E00A8" w:rsidRPr="00CF2EA4">
        <w:rPr>
          <w:color w:val="000000"/>
          <w:lang w:val="en-GB"/>
        </w:rPr>
        <w:fldChar w:fldCharType="begin"/>
      </w:r>
      <w:r w:rsidR="00A47E3E" w:rsidRPr="00CF2EA4">
        <w:rPr>
          <w:color w:val="000000"/>
          <w:lang w:val="en-GB"/>
        </w:rPr>
        <w:instrText xml:space="preserve"> ADDIN ZOTERO_ITEM CSL_CITATION {"citationID":"7oxJIUW1","properties":{"formattedCitation":"(13,31,49)","plainCitation":"(13,31,49)","noteIndex":0},"citationItems":[{"id":184,"uris":["http://zotero.org/users/local/w8RmTn1Z/items/CGPYFNZD"],"itemData":{"id":184,"type":"article-journal","container-title":"The American Naturalist","DOI":"10.1086/283408","ISSN":"0003-0147, 1537-5323","issue":"4","journalAbbreviation":"The American Naturalist","language":"en","page":"481-497","source":"DOI.org (Crossref)","title":"Elevation and the Morphology, Flight Energetics, and Foraging Ecology of Tropical Hummingbirds","volume":"113","author":[{"family":"Feinsinger","given":"Peter"},{"family":"Colwell","given":"Robert K."},{"family":"Terborgh","given":"John"},{"family":"Chaplin","given":"Susan Budd"}],"issued":{"date-parts":[["1979",4]]}}},{"id":179,"uris":["http://zotero.org/users/local/w8RmTn1Z/items/R2J7TCWD"],"itemData":{"id":179,"type":"article-journal","container-title":"Journal of Experimental Biology","DOI":"10.1242/jeb.00540","ISSN":"0022-0949, 1477-9145","issue":"18","journalAbbreviation":"Journal of Experimental Biology","language":"en","page":"3139-3147","source":"DOI.org (Crossref)","title":"Kinematics of hovering hummingbird flight along simulated and natural elevational gradients","volume":"206","author":[{"family":"Altshuler","given":"D. L."}],"issued":{"date-parts":[["2003",9,15]]}}},{"id":246,"uris":["http://zotero.org/users/local/w8RmTn1Z/items/B78ZLWB3"],"itemData":{"id":246,"type":"article-journal","abstract":"Hummingbirds, with their impressive ﬂight ability and competitive aerial contests, make ideal candidates for applying a mechanistic approach to studying community structure. Because ﬂight costs are inﬂuenced by abiotic factors that change systematically with altitude, elevational gradients provide natural experiments for hummingbird ﬂight ecology. Prior attempts relied on wing disc loading (WDL) as a morphological surrogate for ﬂight performance, but recent analyses indicate this variable does not inﬂuence either territorial behavior or competitive ability. Aerodynamic power, by contrast, can be derived from direct measurements of performance and, like WDL, declines across elevations. Here, I demonstrate for a diverse community of Andean hummingbirds that burst aerodynamic power is associated with territorial behavior. Along a second elevational gradient in Colorado, I tested for correlated changes in aerodynamic power and competitive ability in two territorial hummingbirds. This behavioral analysis revealed that short-winged Selasphorus rufus males are dominant over long-winged Selasphorus platycercus males at low elevations but that the roles are reversed at higher elevations. Several lines of evidence support the hypothesis that the burst rather than sustained aerodynamic performance mediates competitive ability at high elevation. A minimum value for burst power may be required for successful competition, but other maneuverability features gain importance when all competitors have sufﬁcient muscle power, as occurs at low elevations.","container-title":"The American Naturalist","journalAbbreviation":"The American Naturalist","language":"en","page":"14","source":"Zotero","title":"Flight Performance and Competitive Displacement of Hummingbirds across Elevational Gradients","author":[{"family":"Altshuler","given":"D. L."}],"issued":{"date-parts":[["2006"]]}}}],"schema":"https://github.com/citation-style-language/schema/raw/master/csl-citation.json"} </w:instrText>
      </w:r>
      <w:r w:rsidR="008E00A8" w:rsidRPr="00CF2EA4">
        <w:rPr>
          <w:color w:val="000000"/>
          <w:lang w:val="en-GB"/>
        </w:rPr>
        <w:fldChar w:fldCharType="separate"/>
      </w:r>
      <w:r w:rsidR="00A47E3E" w:rsidRPr="00CF2EA4">
        <w:rPr>
          <w:noProof/>
          <w:color w:val="000000"/>
          <w:lang w:val="en-GB"/>
        </w:rPr>
        <w:t>(13,31,49)</w:t>
      </w:r>
      <w:r w:rsidR="008E00A8" w:rsidRPr="00CF2EA4">
        <w:rPr>
          <w:color w:val="000000"/>
          <w:lang w:val="en-GB"/>
        </w:rPr>
        <w:fldChar w:fldCharType="end"/>
      </w:r>
      <w:r w:rsidRPr="00CF2EA4">
        <w:rPr>
          <w:color w:val="000000"/>
          <w:lang w:val="en-GB"/>
        </w:rPr>
        <w:t>. Our results agree with</w:t>
      </w:r>
      <w:r w:rsidR="009464C1" w:rsidRPr="00CF2EA4">
        <w:rPr>
          <w:color w:val="000000"/>
          <w:lang w:val="en-GB"/>
        </w:rPr>
        <w:t xml:space="preserve"> biomechanical</w:t>
      </w:r>
      <w:r w:rsidRPr="00CF2EA4">
        <w:rPr>
          <w:color w:val="000000"/>
          <w:lang w:val="en-GB"/>
        </w:rPr>
        <w:t xml:space="preserve"> studies on hummingbirds showing an increase in male wing size to compensate for lower air density at high elevations</w:t>
      </w:r>
      <w:r w:rsidR="008E00A8" w:rsidRPr="00CF2EA4">
        <w:rPr>
          <w:color w:val="000000"/>
          <w:lang w:val="en-GB"/>
        </w:rPr>
        <w:t xml:space="preserve"> </w:t>
      </w:r>
      <w:r w:rsidR="008E00A8" w:rsidRPr="00CF2EA4">
        <w:rPr>
          <w:color w:val="000000"/>
          <w:lang w:val="en-GB"/>
        </w:rPr>
        <w:fldChar w:fldCharType="begin"/>
      </w:r>
      <w:r w:rsidR="00A47E3E" w:rsidRPr="00CF2EA4">
        <w:rPr>
          <w:color w:val="000000"/>
          <w:lang w:val="en-GB"/>
        </w:rPr>
        <w:instrText xml:space="preserve"> ADDIN ZOTERO_ITEM CSL_CITATION {"citationID":"eQIkF845","properties":{"formattedCitation":"(9)","plainCitation":"(9)","noteIndex":0},"citationItems":[{"id":175,"uris":["http://zotero.org/users/local/w8RmTn1Z/items/UA3648Z6"],"itemData":{"id":175,"type":"article-journal","container-title":"Proceedings of the National Academy of Sciences","DOI":"10.1073/pnas.0405260101","ISSN":"0027-8424, 1091-6490","issue":"51","journalAbbreviation":"Proceedings of the National Academy of Sciences","language":"en","page":"17731-17736","source":"DOI.org (Crossref)","title":"Resolution of a paradox: Hummingbird flight at high elevation does not come without a cost","title-short":"Resolution of a paradox","volume":"101","author":[{"family":"Altshuler","given":"D. L."},{"family":"Dudley","given":"R."},{"family":"McGuire","given":"J. A."}],"issued":{"date-parts":[["2004",12,21]]}}}],"schema":"https://github.com/citation-style-language/schema/raw/master/csl-citation.json"} </w:instrText>
      </w:r>
      <w:r w:rsidR="008E00A8" w:rsidRPr="00CF2EA4">
        <w:rPr>
          <w:color w:val="000000"/>
          <w:lang w:val="en-GB"/>
        </w:rPr>
        <w:fldChar w:fldCharType="separate"/>
      </w:r>
      <w:r w:rsidR="00A47E3E" w:rsidRPr="00CF2EA4">
        <w:rPr>
          <w:noProof/>
          <w:color w:val="000000"/>
          <w:lang w:val="en-GB"/>
        </w:rPr>
        <w:t>(9)</w:t>
      </w:r>
      <w:r w:rsidR="008E00A8" w:rsidRPr="00CF2EA4">
        <w:rPr>
          <w:color w:val="000000"/>
          <w:lang w:val="en-GB"/>
        </w:rPr>
        <w:fldChar w:fldCharType="end"/>
      </w:r>
      <w:r w:rsidRPr="00CF2EA4">
        <w:rPr>
          <w:color w:val="000000"/>
          <w:lang w:val="en-GB"/>
        </w:rPr>
        <w:t xml:space="preserve">, with the </w:t>
      </w:r>
      <w:r w:rsidR="00AA5F6A" w:rsidRPr="00CF2EA4">
        <w:rPr>
          <w:color w:val="000000"/>
          <w:lang w:val="en-GB"/>
        </w:rPr>
        <w:t>additional insight</w:t>
      </w:r>
      <w:r w:rsidRPr="00CF2EA4">
        <w:rPr>
          <w:color w:val="000000"/>
          <w:lang w:val="en-GB"/>
        </w:rPr>
        <w:t xml:space="preserve"> that </w:t>
      </w:r>
      <w:r w:rsidR="002F3BBB" w:rsidRPr="00CF2EA4">
        <w:rPr>
          <w:color w:val="000000"/>
          <w:lang w:val="en-GB"/>
        </w:rPr>
        <w:t>altitudinal effects on morphology also</w:t>
      </w:r>
      <w:r w:rsidRPr="00CF2EA4">
        <w:rPr>
          <w:color w:val="000000"/>
          <w:lang w:val="en-GB"/>
        </w:rPr>
        <w:t xml:space="preserve"> depend on habitat structure</w:t>
      </w:r>
      <w:r w:rsidR="002F6A47" w:rsidRPr="00CF2EA4">
        <w:rPr>
          <w:color w:val="000000"/>
          <w:lang w:val="en-GB"/>
        </w:rPr>
        <w:t xml:space="preserve"> and resource availability</w:t>
      </w:r>
      <w:r w:rsidRPr="00CF2EA4">
        <w:rPr>
          <w:color w:val="000000"/>
          <w:lang w:val="en-GB"/>
        </w:rPr>
        <w:t xml:space="preserve"> </w:t>
      </w:r>
      <w:r w:rsidR="002F6A47" w:rsidRPr="00CF2EA4">
        <w:rPr>
          <w:color w:val="000000"/>
          <w:lang w:val="en-GB"/>
        </w:rPr>
        <w:fldChar w:fldCharType="begin"/>
      </w:r>
      <w:r w:rsidR="00A47E3E" w:rsidRPr="00CF2EA4">
        <w:rPr>
          <w:color w:val="000000"/>
          <w:lang w:val="en-GB"/>
        </w:rPr>
        <w:instrText xml:space="preserve"> ADDIN ZOTERO_ITEM CSL_CITATION {"citationID":"HNgXRSbK","properties":{"formattedCitation":"(8)","plainCitation":"(8)","noteIndex":0},"citationItems":[{"id":202,"uris":["http://zotero.org/users/local/w8RmTn1Z/items/Y2H6UCAW"],"itemData":{"id":202,"type":"article-journal","container-title":"Science","DOI":"10.1126/science.289.5478.441","ISSN":"00368075, 10959203","issue":"5478","language":"en","page":"441-443","source":"DOI.org (Crossref)","title":"Evidence for Ecological Causation of Sexual Dimorphism in a Hummingbird","volume":"289","author":[{"family":"Temeles","given":"E. J."}],"issued":{"date-parts":[["2000",7,21]]}}}],"schema":"https://github.com/citation-style-language/schema/raw/master/csl-citation.json"} </w:instrText>
      </w:r>
      <w:r w:rsidR="002F6A47" w:rsidRPr="00CF2EA4">
        <w:rPr>
          <w:color w:val="000000"/>
          <w:lang w:val="en-GB"/>
        </w:rPr>
        <w:fldChar w:fldCharType="separate"/>
      </w:r>
      <w:r w:rsidR="00A47E3E" w:rsidRPr="00CF2EA4">
        <w:rPr>
          <w:noProof/>
          <w:color w:val="000000"/>
          <w:lang w:val="en-GB"/>
        </w:rPr>
        <w:t>(8)</w:t>
      </w:r>
      <w:r w:rsidR="002F6A47" w:rsidRPr="00CF2EA4">
        <w:rPr>
          <w:color w:val="000000"/>
          <w:lang w:val="en-GB"/>
        </w:rPr>
        <w:fldChar w:fldCharType="end"/>
      </w:r>
      <w:r w:rsidRPr="00CF2EA4">
        <w:rPr>
          <w:color w:val="000000"/>
          <w:lang w:val="en-GB"/>
        </w:rPr>
        <w:t xml:space="preserve">. We showed that differences in size extend to other traits such as bill </w:t>
      </w:r>
      <w:r w:rsidR="008B0684" w:rsidRPr="00CF2EA4">
        <w:rPr>
          <w:color w:val="000000"/>
          <w:lang w:val="en-GB"/>
        </w:rPr>
        <w:t>shape</w:t>
      </w:r>
      <w:r w:rsidRPr="00CF2EA4">
        <w:rPr>
          <w:color w:val="000000"/>
          <w:lang w:val="en-GB"/>
        </w:rPr>
        <w:t xml:space="preserve">, </w:t>
      </w:r>
      <w:r w:rsidR="008B0684" w:rsidRPr="00CF2EA4">
        <w:rPr>
          <w:color w:val="000000"/>
          <w:lang w:val="en-GB"/>
        </w:rPr>
        <w:t>which</w:t>
      </w:r>
      <w:r w:rsidRPr="00CF2EA4">
        <w:rPr>
          <w:color w:val="000000"/>
          <w:lang w:val="en-GB"/>
        </w:rPr>
        <w:t xml:space="preserve"> may be associated with </w:t>
      </w:r>
      <w:r w:rsidRPr="00CF2EA4">
        <w:rPr>
          <w:color w:val="000000"/>
          <w:lang w:val="en-GB"/>
        </w:rPr>
        <w:lastRenderedPageBreak/>
        <w:t xml:space="preserve">resource specialization </w:t>
      </w:r>
      <w:del w:id="357" w:author="Diego Fabian Beltran Segura" w:date="2022-08-26T11:32:00Z">
        <w:r w:rsidRPr="00CF2EA4" w:rsidDel="007F0EEB">
          <w:rPr>
            <w:color w:val="000000"/>
            <w:lang w:val="en-GB"/>
          </w:rPr>
          <w:delText>in different environments</w:delText>
        </w:r>
        <w:r w:rsidR="008E00A8" w:rsidRPr="00CF2EA4" w:rsidDel="007F0EEB">
          <w:rPr>
            <w:color w:val="000000"/>
            <w:lang w:val="en-GB"/>
          </w:rPr>
          <w:delText xml:space="preserve"> </w:delText>
        </w:r>
      </w:del>
      <w:r w:rsidR="008E00A8" w:rsidRPr="00CF2EA4">
        <w:rPr>
          <w:color w:val="000000"/>
          <w:lang w:val="en-GB"/>
        </w:rPr>
        <w:fldChar w:fldCharType="begin"/>
      </w:r>
      <w:r w:rsidR="00A47E3E" w:rsidRPr="00CF2EA4">
        <w:rPr>
          <w:color w:val="000000"/>
          <w:lang w:val="en-GB"/>
        </w:rPr>
        <w:instrText xml:space="preserve"> ADDIN ZOTERO_ITEM CSL_CITATION {"citationID":"L8fmDVhj","properties":{"formattedCitation":"(8,80)","plainCitation":"(8,80)","noteIndex":0},"citationItems":[{"id":202,"uris":["http://zotero.org/users/local/w8RmTn1Z/items/Y2H6UCAW"],"itemData":{"id":202,"type":"article-journal","container-title":"Science","DOI":"10.1126/science.289.5478.441","ISSN":"00368075, 10959203","issue":"5478","language":"en","page":"441-443","source":"DOI.org (Crossref)","title":"Evidence for Ecological Causation of Sexual Dimorphism in a Hummingbird","volume":"289","author":[{"family":"Temeles","given":"E. J."}],"issued":{"date-parts":[["2000",7,21]]}}},{"id":577,"uris":["http://zotero.org/users/local/w8RmTn1Z/items/ECPTUNQQ"],"itemData":{"id":577,"type":"article-journal","abstract":"Ecological communities are organized in complex ecological networks. Traitbased analyses of the structure of these networks in highly diversiﬁed species assemblages are crucial for improving our understanding of the ecological and evolutionary processes causing specialization in mutualistic networks. In this study, we assessed the importance of morphological traits for structuring plant–hummingbird networks in Neotropical forests by using a novel combination of quantitative analytical approaches. We recorded the visitation of hummingbirds to plant species over an entire year at three different elevations in Costa Rica and constructed quantitative networks based on interaction frequencies. Three morphological traits were measured in hummingbirds (bill length, bill curvature, and body mass) and plants (corolla length, curvature, and volume). We tested the effects of avian morphological traits and abundance on ecological specialization of hummingbird species. All three morphological traits of hummingbirds were positively associated with ecological specialization, especially bill curvature. We tested whether interaction strength in the networks was associated with the degree of trait matching between corresponding pairs of morphological traits in plant and hummingbird species and explore whether this was related to resource handling times by hummingbird species. We found strong and signiﬁcant associations between interaction strength and the degree of trait matching. Moreover, the degree of trait matching, particularly between bill and corolla length, was associated with the handling time of nectar resources by hummingbirds. Our ﬁndings show that bill morphology structures tropical plant–hummingbird networks and patterns of interactions are closely associated with morphological matches between plant and bird species and the efﬁciency of hummingbirds’ resource use. These results are consistent with the ﬁndings of seminal studies in plant–hummingbird systems from the neotropics. We conclude that trait-based analyses of quantitative networks contribute to a better mechanistic understanding of the causes of specialization in ecological networks and could be valuable for studying processes of complementary trait evolution in highly diversiﬁed species assemblages.","container-title":"Ecology","DOI":"10.1890/13-2261.1","ISSN":"0012-9658","issue":"12","journalAbbreviation":"Ecology","language":"en","page":"3325-3334","source":"DOI.org (Crossref)","title":"Morphological traits determine specialization and resource use in plant–hummingbird networks in the neotropics","volume":"95","author":[{"family":"Maglianesi","given":"María Alejandra"},{"family":"Blüthgen","given":"Nico"},{"family":"Böhning-Gaese","given":"Katrin"},{"family":"Schleuning","given":"Matthias"}],"issued":{"date-parts":[["2014",12]]}}}],"schema":"https://github.com/citation-style-language/schema/raw/master/csl-citation.json"} </w:instrText>
      </w:r>
      <w:r w:rsidR="008E00A8" w:rsidRPr="00CF2EA4">
        <w:rPr>
          <w:color w:val="000000"/>
          <w:lang w:val="en-GB"/>
        </w:rPr>
        <w:fldChar w:fldCharType="separate"/>
      </w:r>
      <w:r w:rsidR="00A47E3E" w:rsidRPr="00CF2EA4">
        <w:rPr>
          <w:noProof/>
          <w:color w:val="000000"/>
          <w:lang w:val="en-GB"/>
        </w:rPr>
        <w:t>(8,80)</w:t>
      </w:r>
      <w:r w:rsidR="008E00A8" w:rsidRPr="00CF2EA4">
        <w:rPr>
          <w:color w:val="000000"/>
          <w:lang w:val="en-GB"/>
        </w:rPr>
        <w:fldChar w:fldCharType="end"/>
      </w:r>
      <w:r w:rsidRPr="00CF2EA4">
        <w:rPr>
          <w:color w:val="000000"/>
          <w:lang w:val="en-GB"/>
        </w:rPr>
        <w:t>, and intra-sexual competition and aggressive interactions</w:t>
      </w:r>
      <w:r w:rsidR="008E00A8" w:rsidRPr="00CF2EA4">
        <w:rPr>
          <w:color w:val="000000"/>
          <w:lang w:val="en-GB"/>
        </w:rPr>
        <w:t xml:space="preserve"> </w:t>
      </w:r>
      <w:r w:rsidR="008E00A8" w:rsidRPr="00CF2EA4">
        <w:rPr>
          <w:color w:val="000000"/>
          <w:lang w:val="en-GB"/>
        </w:rPr>
        <w:fldChar w:fldCharType="begin"/>
      </w:r>
      <w:r w:rsidR="00A47E3E" w:rsidRPr="00CF2EA4">
        <w:rPr>
          <w:color w:val="000000"/>
          <w:lang w:val="en-GB"/>
        </w:rPr>
        <w:instrText xml:space="preserve"> ADDIN ZOTERO_ITEM CSL_CITATION {"citationID":"KqEsZ5FU","properties":{"formattedCitation":"(6,7)","plainCitation":"(6,7)","noteIndex":0},"citationItems":[{"id":195,"uris":["http://zotero.org/users/local/w8RmTn1Z/items/VS6F9E7Y"],"itemData":{"id":195,"type":"article-journal","container-title":"Behavioral Ecology","DOI":"10.1093/beheco/aru182","ISSN":"1465-7279, 1045-2249","issue":"1","language":"en","page":"21-29","source":"DOI.org (Crossref)","title":"Bills as daggers? A test for sexually dimorphic weapons in a lekking hummingbird","title-short":"Bills as daggers?","volume":"26","author":[{"family":"Rico-Guevara","given":"Alejandro"},{"family":"Araya-Salas","given":"Marcelo"}],"issued":{"date-parts":[["2015"]]}}},{"id":196,"uris":["http://zotero.org/users/local/w8RmTn1Z/items/9WHEXHJI"],"itemData":{"id":196,"type":"article-journal","abstract":"We propose a practical concept that distinguishes the particular kind of weaponry that has evolved to be used in combat between individuals of the same species and sex, which we term intrasexually selected weapons (ISWs). We present a treatise of ISWs in nature, aiming to understand their distinction and evolution from other secondary sex traits, including from ‘sexually selected weapons’, and from sexually dimorphic and monomorphic weaponry. We focus on the subset of secondary sex traits that are the result of same-sex combat, deﬁned here as ISWs, provide not previously reported evolutionary patterns, and offer hypotheses to answer questions such as: why have only some species evolved weapons to ﬁght for the opposite sex or breeding resources? We examined traits that seem to have evolved as ISWs in the entire animal phylogeny, restricting the classiﬁcation of ISW to traits that are only present or enlarged in adults of one of the sexes, and are used as weapons during intrasexual ﬁghts. Because of the absence of behavioural data and, in many cases, lack of sexually discriminated series from juveniles to adults, we exclude the fossil record from this review. We merge morphological, ontogenetic, and behavioural information, and for the ﬁrst time thoroughly review the tree of life to identify separate evolution of ISWs. We found that ISWs are only found in bilateral animals, appearing independently in nematodes, various groups of arthropods, and vertebrates. Our review sets a reference point to explore other taxa that we identify with potential ISWs for which behavioural or morphological studies are warranted. We establish that most ISWs come in pairs, are located in or near the head, are endo- or exoskeletal modiﬁcations, are overdeveloped structures compared with those found in females, are modiﬁed feeding structures and/or locomotor appendages, are most common in terrestrial taxa, are frequently used to guard females, territories, or both, and are also used in signalling displays to deter rivals and/or attract females. We also found that most taxa lack ISWs, that females of only a few species possess better-developed weapons than males, that the cases of independent evolution of ISWs are not evenly distributed across the phylogeny, and that animals possessing the most developed ISWs have non-hunting habits (e.g. herbivores) or are faunivores that prey on very small prey relative to their body size (e.g. insectivores). Bringing together perspectives from studies on a variety of taxa, we conceptualize that there are ﬁve ways in which a sexually dimorphic trait, apart from the primary sex traits, can be ﬁxed: sexual selection, fecundity selection, parental role division, differential niche occupation between the sexes, and interference competition. We discuss these trends and the factors involved in the evolution of intrasexually selected weaponry in nature.","container-title":"Biological Reviews","DOI":"10.1111/brv.12436","ISSN":"14647931","issue":"1","journalAbbreviation":"Biol Rev","language":"en","page":"60-101","source":"DOI.org (Crossref)","title":"Intrasexually selected weapons: Intrasexually selected weapons","title-short":"Intrasexually selected weapons","volume":"94","author":[{"family":"Rico-Guevara","given":"Alejandro"},{"family":"Hurme","given":"Kristiina J."}],"issued":{"date-parts":[["2019",2]]}}}],"schema":"https://github.com/citation-style-language/schema/raw/master/csl-citation.json"} </w:instrText>
      </w:r>
      <w:r w:rsidR="008E00A8" w:rsidRPr="00CF2EA4">
        <w:rPr>
          <w:color w:val="000000"/>
          <w:lang w:val="en-GB"/>
        </w:rPr>
        <w:fldChar w:fldCharType="separate"/>
      </w:r>
      <w:r w:rsidR="00A47E3E" w:rsidRPr="00CF2EA4">
        <w:rPr>
          <w:noProof/>
          <w:color w:val="000000"/>
          <w:lang w:val="en-GB"/>
        </w:rPr>
        <w:t>(6,7)</w:t>
      </w:r>
      <w:r w:rsidR="008E00A8" w:rsidRPr="00CF2EA4">
        <w:rPr>
          <w:color w:val="000000"/>
          <w:lang w:val="en-GB"/>
        </w:rPr>
        <w:fldChar w:fldCharType="end"/>
      </w:r>
      <w:r w:rsidRPr="00CF2EA4">
        <w:rPr>
          <w:color w:val="000000"/>
          <w:lang w:val="en-GB"/>
        </w:rPr>
        <w:t>. In contrast, dimorphism in tail length was not affected by either altitude or habitat structure,</w:t>
      </w:r>
      <w:r w:rsidR="0029325D" w:rsidRPr="00CF2EA4">
        <w:rPr>
          <w:color w:val="000000"/>
          <w:lang w:val="en-GB"/>
        </w:rPr>
        <w:t xml:space="preserve"> </w:t>
      </w:r>
      <w:r w:rsidRPr="00CF2EA4">
        <w:rPr>
          <w:color w:val="000000"/>
          <w:lang w:val="en-GB"/>
        </w:rPr>
        <w:t xml:space="preserve">which </w:t>
      </w:r>
      <w:r w:rsidR="008B0684" w:rsidRPr="00CF2EA4">
        <w:rPr>
          <w:color w:val="000000"/>
          <w:lang w:val="en-GB"/>
        </w:rPr>
        <w:t>supports</w:t>
      </w:r>
      <w:r w:rsidRPr="00CF2EA4">
        <w:rPr>
          <w:color w:val="000000"/>
          <w:lang w:val="en-GB"/>
        </w:rPr>
        <w:t xml:space="preserve"> that</w:t>
      </w:r>
      <w:r w:rsidR="00DF5FCE" w:rsidRPr="00CF2EA4">
        <w:rPr>
          <w:color w:val="000000"/>
          <w:lang w:val="en-GB"/>
        </w:rPr>
        <w:t xml:space="preserve"> the main selective regime affecting</w:t>
      </w:r>
      <w:r w:rsidRPr="00CF2EA4">
        <w:rPr>
          <w:color w:val="000000"/>
          <w:lang w:val="en-GB"/>
        </w:rPr>
        <w:t xml:space="preserve"> this trait</w:t>
      </w:r>
      <w:r w:rsidR="00DF5FCE" w:rsidRPr="00CF2EA4">
        <w:rPr>
          <w:color w:val="000000"/>
          <w:lang w:val="en-GB"/>
        </w:rPr>
        <w:t xml:space="preserve"> in hummingbirds</w:t>
      </w:r>
      <w:r w:rsidRPr="00CF2EA4">
        <w:rPr>
          <w:color w:val="000000"/>
          <w:lang w:val="en-GB"/>
        </w:rPr>
        <w:t xml:space="preserve"> is sexual select</w:t>
      </w:r>
      <w:r w:rsidR="00DF5FCE" w:rsidRPr="00CF2EA4">
        <w:rPr>
          <w:color w:val="000000"/>
          <w:lang w:val="en-GB"/>
        </w:rPr>
        <w:t>ion</w:t>
      </w:r>
      <w:r w:rsidRPr="00CF2EA4">
        <w:rPr>
          <w:color w:val="000000"/>
          <w:lang w:val="en-GB"/>
        </w:rPr>
        <w:t xml:space="preserve"> </w:t>
      </w:r>
      <w:r w:rsidR="008E00A8" w:rsidRPr="00CF2EA4">
        <w:rPr>
          <w:color w:val="000000"/>
          <w:lang w:val="en-GB"/>
        </w:rPr>
        <w:fldChar w:fldCharType="begin"/>
      </w:r>
      <w:r w:rsidR="00A47E3E" w:rsidRPr="00CF2EA4">
        <w:rPr>
          <w:color w:val="000000"/>
          <w:lang w:val="en-GB"/>
        </w:rPr>
        <w:instrText xml:space="preserve"> ADDIN ZOTERO_ITEM CSL_CITATION {"citationID":"sF3bL8iN","properties":{"formattedCitation":"(42)","plainCitation":"(42)","noteIndex":0},"citationItems":[{"id":381,"uris":["http://zotero.org/users/local/w8RmTn1Z/items/HJISP24M"],"itemData":{"id":381,"type":"article-journal","container-title":"Evolution","DOI":"10.1111/evo.13881","ISSN":"0014-3820, 1558-5646","issue":"3","journalAbbreviation":"Evolution","language":"en","page":"528-543","source":"DOI.org (Crossref)","title":"Subtle, pervasive genetic correlation between the sexes in the evolution of dimorphic hummingbird tail ornaments*","volume":"74","author":[{"family":"Clark","given":"Christopher J."},{"family":"Rankin","given":"David"}],"issued":{"date-parts":[["2020",3]]}}}],"schema":"https://github.com/citation-style-language/schema/raw/master/csl-citation.json"} </w:instrText>
      </w:r>
      <w:r w:rsidR="008E00A8" w:rsidRPr="00CF2EA4">
        <w:rPr>
          <w:color w:val="000000"/>
          <w:lang w:val="en-GB"/>
        </w:rPr>
        <w:fldChar w:fldCharType="separate"/>
      </w:r>
      <w:r w:rsidR="00A47E3E" w:rsidRPr="00CF2EA4">
        <w:rPr>
          <w:noProof/>
          <w:color w:val="000000"/>
          <w:lang w:val="en-GB"/>
        </w:rPr>
        <w:t>(42)</w:t>
      </w:r>
      <w:r w:rsidR="008E00A8" w:rsidRPr="00CF2EA4">
        <w:rPr>
          <w:color w:val="000000"/>
          <w:lang w:val="en-GB"/>
        </w:rPr>
        <w:fldChar w:fldCharType="end"/>
      </w:r>
      <w:r w:rsidR="00655F62" w:rsidRPr="00CF2EA4">
        <w:rPr>
          <w:color w:val="000000"/>
          <w:lang w:val="en-GB"/>
        </w:rPr>
        <w:t>.</w:t>
      </w:r>
      <w:r w:rsidR="0029325D" w:rsidRPr="00CF2EA4">
        <w:rPr>
          <w:color w:val="000000"/>
          <w:lang w:val="en-GB"/>
        </w:rPr>
        <w:t xml:space="preserve"> </w:t>
      </w:r>
      <w:r w:rsidR="00655F62" w:rsidRPr="00CF2EA4">
        <w:rPr>
          <w:color w:val="000000"/>
          <w:lang w:val="en-GB"/>
        </w:rPr>
        <w:t xml:space="preserve">Although this </w:t>
      </w:r>
      <w:r w:rsidR="0029325D" w:rsidRPr="00CF2EA4">
        <w:rPr>
          <w:color w:val="000000"/>
          <w:lang w:val="en-GB"/>
        </w:rPr>
        <w:t xml:space="preserve">contrasts with </w:t>
      </w:r>
      <w:ins w:id="358" w:author="Diego Fabian Beltran Segura" w:date="2022-08-25T15:10:00Z">
        <w:r w:rsidR="001C74E5" w:rsidRPr="00CF2EA4">
          <w:rPr>
            <w:color w:val="000000"/>
            <w:lang w:val="en-GB"/>
          </w:rPr>
          <w:t>our models showing a positive association between MD and TLD</w:t>
        </w:r>
      </w:ins>
      <w:ins w:id="359" w:author="Diego Fabian Beltran Segura" w:date="2022-08-25T15:12:00Z">
        <w:r w:rsidR="001C74E5" w:rsidRPr="00CF2EA4">
          <w:rPr>
            <w:color w:val="000000"/>
            <w:lang w:val="en-GB"/>
          </w:rPr>
          <w:t xml:space="preserve"> when considering </w:t>
        </w:r>
      </w:ins>
      <w:ins w:id="360" w:author="Diego Fabian Beltran Segura" w:date="2022-08-25T15:13:00Z">
        <w:r w:rsidR="001C74E5" w:rsidRPr="00CF2EA4">
          <w:rPr>
            <w:color w:val="000000"/>
            <w:lang w:val="en-GB"/>
          </w:rPr>
          <w:t>altitude and habitat</w:t>
        </w:r>
      </w:ins>
      <w:ins w:id="361" w:author="Diego Fabian Beltran Segura" w:date="2022-08-25T15:10:00Z">
        <w:r w:rsidR="001C74E5" w:rsidRPr="00CF2EA4">
          <w:rPr>
            <w:color w:val="000000"/>
            <w:lang w:val="en-GB"/>
          </w:rPr>
          <w:t xml:space="preserve">, which agrees with </w:t>
        </w:r>
      </w:ins>
      <w:r w:rsidR="0029325D" w:rsidRPr="00CF2EA4">
        <w:rPr>
          <w:color w:val="000000"/>
          <w:lang w:val="en-GB"/>
        </w:rPr>
        <w:t>a study showing a tight association between tail and wing length</w:t>
      </w:r>
      <w:ins w:id="362" w:author="Diego Fabian Beltran Segura" w:date="2022-08-25T15:12:00Z">
        <w:r w:rsidR="001C74E5" w:rsidRPr="00CF2EA4">
          <w:rPr>
            <w:color w:val="000000"/>
            <w:lang w:val="en-GB"/>
          </w:rPr>
          <w:t xml:space="preserve"> with changes in elevation</w:t>
        </w:r>
      </w:ins>
      <w:r w:rsidR="0029325D" w:rsidRPr="00CF2EA4">
        <w:rPr>
          <w:color w:val="000000"/>
          <w:lang w:val="en-GB"/>
        </w:rPr>
        <w:t xml:space="preserve"> </w:t>
      </w:r>
      <w:r w:rsidR="0029325D" w:rsidRPr="00CF2EA4">
        <w:rPr>
          <w:color w:val="000000"/>
          <w:lang w:val="en-GB"/>
        </w:rPr>
        <w:fldChar w:fldCharType="begin"/>
      </w:r>
      <w:r w:rsidR="00A47E3E" w:rsidRPr="00CF2EA4">
        <w:rPr>
          <w:color w:val="000000"/>
          <w:lang w:val="en-GB"/>
        </w:rPr>
        <w:instrText xml:space="preserve"> ADDIN ZOTERO_ITEM CSL_CITATION {"citationID":"d4AW6HcR","properties":{"formattedCitation":"(9,12)","plainCitation":"(9,12)","noteIndex":0},"citationItems":[{"id":175,"uris":["http://zotero.org/users/local/w8RmTn1Z/items/UA3648Z6"],"itemData":{"id":175,"type":"article-journal","container-title":"Proceedings of the National Academy of Sciences","DOI":"10.1073/pnas.0405260101","ISSN":"0027-8424, 1091-6490","issue":"51","journalAbbreviation":"Proceedings of the National Academy of Sciences","language":"en","page":"17731-17736","source":"DOI.org (Crossref)","title":"Resolution of a paradox: Hummingbird flight at high elevation does not come without a cost","title-short":"Resolution of a paradox","volume":"101","author":[{"family":"Altshuler","given":"D. L."},{"family":"Dudley","given":"R."},{"family":"McGuire","given":"J. A."}],"issued":{"date-parts":[["2004",12,21]]}}},{"id":642,"uris":["http://zotero.org/users/local/w8RmTn1Z/items/E7B5ZI3Q"],"itemData":{"id":642,"type":"article-journal","abstract":"The tail morphology of many birds is shaped by both natural and sexual selection. Models of tail aerodynamics predict that functions related to flight naturally select for moderately forked tail shapes, constraining the tendency of sexual selection to generate interspecific morphological diversity. Moreover, models predict that small birds will have low variation in tail morphology. Although hummingbirds (family Trochilidae) depend exclusively on flight for locomotion, the diversity of their tail morphology is among the greatest in all bird families. Hummingbird tail length exhibits positive allometry, scaling as approximately mass0.5, which causes tail surface area to scale as mass1.0. Forked tail morphology arises at least 26 times in the clade, and forked taxa tend to be sexually dimorphic, whereas species with graduated tails tend to be monomorphic. Small hummingbird species exhibit higher variation in tail morphology than large species. These results suggest that moderately forked tail morphology tends to arise via sexual selection in hummingbirds and that large species are more constrained in tail morphology than small species. Both patterns are inconsistent with current models of how bird tails function. This suggests that, in terms of aerodynamics, hummingbird tails function differently from the tails of other birds. Received 26 January 2009, accepted 31 July 2009.","container-title":"The Auk","DOI":"10.1525/auk.2009.09073","ISSN":"0004-8038, 1938-4254","issue":"1","journalAbbreviation":"The Auk","language":"en","page":"44-56","source":"DOI.org (Crossref)","title":"The Evolution of Tail Shape in Hummingbirds","volume":"127","author":[{"family":"Clark","given":"Christopher J."}],"issued":{"date-parts":[["2010",1]]}}}],"schema":"https://github.com/citation-style-language/schema/raw/master/csl-citation.json"} </w:instrText>
      </w:r>
      <w:r w:rsidR="0029325D" w:rsidRPr="00CF2EA4">
        <w:rPr>
          <w:color w:val="000000"/>
          <w:lang w:val="en-GB"/>
        </w:rPr>
        <w:fldChar w:fldCharType="separate"/>
      </w:r>
      <w:r w:rsidR="00A47E3E" w:rsidRPr="00CF2EA4">
        <w:rPr>
          <w:noProof/>
          <w:color w:val="000000"/>
          <w:lang w:val="en-GB"/>
        </w:rPr>
        <w:t>(9,12)</w:t>
      </w:r>
      <w:r w:rsidR="0029325D" w:rsidRPr="00CF2EA4">
        <w:rPr>
          <w:color w:val="000000"/>
          <w:lang w:val="en-GB"/>
        </w:rPr>
        <w:fldChar w:fldCharType="end"/>
      </w:r>
      <w:r w:rsidR="00AA5F6A" w:rsidRPr="00CF2EA4">
        <w:rPr>
          <w:color w:val="000000"/>
          <w:lang w:val="en-GB"/>
        </w:rPr>
        <w:t xml:space="preserve">. </w:t>
      </w:r>
      <w:ins w:id="363" w:author="Diego Fabian Beltran Segura" w:date="2022-08-25T14:56:00Z">
        <w:r w:rsidR="004B32CC" w:rsidRPr="00CF2EA4">
          <w:rPr>
            <w:color w:val="000000"/>
            <w:lang w:val="en-GB"/>
          </w:rPr>
          <w:t xml:space="preserve">A non-negative association between altitude and TLD </w:t>
        </w:r>
      </w:ins>
      <w:del w:id="364" w:author="Diego Fabian Beltran Segura" w:date="2022-08-25T14:56:00Z">
        <w:r w:rsidR="008C23D9" w:rsidRPr="00CF2EA4" w:rsidDel="004B32CC">
          <w:rPr>
            <w:color w:val="000000"/>
            <w:lang w:val="en-GB"/>
          </w:rPr>
          <w:delText>Ours are</w:delText>
        </w:r>
      </w:del>
      <w:ins w:id="365" w:author="Diego Fabian Beltran Segura" w:date="2022-08-25T14:56:00Z">
        <w:r w:rsidR="004B32CC" w:rsidRPr="00CF2EA4">
          <w:rPr>
            <w:color w:val="000000"/>
            <w:lang w:val="en-GB"/>
          </w:rPr>
          <w:t>is</w:t>
        </w:r>
      </w:ins>
      <w:r w:rsidRPr="00CF2EA4">
        <w:rPr>
          <w:color w:val="000000"/>
          <w:lang w:val="en-GB"/>
        </w:rPr>
        <w:t xml:space="preserve"> exciting </w:t>
      </w:r>
      <w:del w:id="366" w:author="Diego Fabian Beltran Segura" w:date="2022-08-25T14:56:00Z">
        <w:r w:rsidRPr="00CF2EA4" w:rsidDel="004B32CC">
          <w:rPr>
            <w:color w:val="000000"/>
            <w:lang w:val="en-GB"/>
          </w:rPr>
          <w:delText>result</w:delText>
        </w:r>
        <w:r w:rsidR="008C23D9" w:rsidRPr="00CF2EA4" w:rsidDel="004B32CC">
          <w:rPr>
            <w:color w:val="000000"/>
            <w:lang w:val="en-GB"/>
          </w:rPr>
          <w:delText>s</w:delText>
        </w:r>
        <w:r w:rsidRPr="00CF2EA4" w:rsidDel="004B32CC">
          <w:rPr>
            <w:color w:val="000000"/>
            <w:lang w:val="en-GB"/>
          </w:rPr>
          <w:delText xml:space="preserve"> </w:delText>
        </w:r>
      </w:del>
      <w:r w:rsidRPr="00CF2EA4">
        <w:rPr>
          <w:color w:val="000000"/>
          <w:lang w:val="en-GB"/>
        </w:rPr>
        <w:t xml:space="preserve">in terms of flight mechanics because </w:t>
      </w:r>
      <w:del w:id="367" w:author="Diego Fabian Beltran Segura" w:date="2022-08-25T14:56:00Z">
        <w:r w:rsidR="004D33A1" w:rsidRPr="00CF2EA4" w:rsidDel="004B32CC">
          <w:rPr>
            <w:color w:val="000000"/>
            <w:lang w:val="en-GB"/>
          </w:rPr>
          <w:delText>they</w:delText>
        </w:r>
        <w:r w:rsidRPr="00CF2EA4" w:rsidDel="004B32CC">
          <w:rPr>
            <w:color w:val="000000"/>
            <w:lang w:val="en-GB"/>
          </w:rPr>
          <w:delText xml:space="preserve"> </w:delText>
        </w:r>
        <w:r w:rsidR="00BF2740" w:rsidRPr="00CF2EA4" w:rsidDel="004B32CC">
          <w:rPr>
            <w:color w:val="000000"/>
            <w:lang w:val="en-GB"/>
          </w:rPr>
          <w:delText>confirm</w:delText>
        </w:r>
      </w:del>
      <w:ins w:id="368" w:author="Diego Fabian Beltran Segura" w:date="2022-08-25T14:56:00Z">
        <w:r w:rsidR="004B32CC" w:rsidRPr="00CF2EA4">
          <w:rPr>
            <w:color w:val="000000"/>
            <w:lang w:val="en-GB"/>
          </w:rPr>
          <w:t>it suggests</w:t>
        </w:r>
      </w:ins>
      <w:r w:rsidRPr="00CF2EA4">
        <w:rPr>
          <w:color w:val="000000"/>
          <w:lang w:val="en-GB"/>
        </w:rPr>
        <w:t xml:space="preserve"> </w:t>
      </w:r>
      <w:r w:rsidR="008953E3" w:rsidRPr="00CF2EA4">
        <w:rPr>
          <w:color w:val="000000"/>
          <w:lang w:val="en-GB"/>
        </w:rPr>
        <w:t xml:space="preserve">that variation in tail length may not </w:t>
      </w:r>
      <w:del w:id="369" w:author="Diego Fabian Beltran Segura" w:date="2022-08-26T11:34:00Z">
        <w:r w:rsidR="008953E3" w:rsidRPr="00CF2EA4" w:rsidDel="00B83839">
          <w:rPr>
            <w:color w:val="000000"/>
            <w:lang w:val="en-GB"/>
          </w:rPr>
          <w:delText xml:space="preserve">affect </w:delText>
        </w:r>
      </w:del>
      <w:ins w:id="370" w:author="Diego Fabian Beltran Segura" w:date="2022-08-26T11:34:00Z">
        <w:r w:rsidR="00B83839" w:rsidRPr="00CF2EA4">
          <w:rPr>
            <w:color w:val="000000"/>
            <w:lang w:val="en-GB"/>
          </w:rPr>
          <w:t>entail</w:t>
        </w:r>
        <w:r w:rsidR="00B83839" w:rsidRPr="00CF2EA4">
          <w:rPr>
            <w:color w:val="000000"/>
            <w:lang w:val="en-GB"/>
          </w:rPr>
          <w:t xml:space="preserve"> </w:t>
        </w:r>
      </w:ins>
      <w:r w:rsidR="008953E3" w:rsidRPr="00CF2EA4">
        <w:rPr>
          <w:color w:val="000000"/>
          <w:lang w:val="en-GB"/>
        </w:rPr>
        <w:t xml:space="preserve">flight costs as much as assumed </w:t>
      </w:r>
      <w:r w:rsidR="003A1F8E" w:rsidRPr="00CF2EA4">
        <w:rPr>
          <w:color w:val="000000"/>
          <w:lang w:val="en-GB"/>
        </w:rPr>
        <w:fldChar w:fldCharType="begin"/>
      </w:r>
      <w:r w:rsidR="00A47E3E" w:rsidRPr="00CF2EA4">
        <w:rPr>
          <w:color w:val="000000"/>
          <w:lang w:val="en-GB"/>
        </w:rPr>
        <w:instrText xml:space="preserve"> ADDIN ZOTERO_ITEM CSL_CITATION {"citationID":"e0EMXME0","properties":{"formattedCitation":"(81)","plainCitation":"(81)","noteIndex":0},"citationItems":[{"id":688,"uris":["http://zotero.org/users/local/w8RmTn1Z/items/624VQW3W"],"itemData":{"id":688,"type":"article-journal","abstract":"The elongated tails adorning many male birds have traditionally been thought to degrade flight performance by increasing body drag. However, aerodynamic interactions between the body and tail can be substantial in some contexts, and a short tail may actually reduce rather than increase overall drag. To test how tail length affects flight performance, we manipulated the tails of Anna’s hummingbirds (Calypte anna) by increasing their length with the greatly elongated tail streamers of the red-billed streamertail (Trochilus polytmus) and reducing their length by removing first the rectrices and then the entire tail (i.e. all rectrices and tail covert feathers). Flight performance was measured in a wind tunnel by measuring (i) the maximum forward speed at which the birds could fly and (ii) the metabolic cost of flight while flying at airspeeds from 0 to 14 m sK1. We found a significant interaction effect between tail treatment and airspeed: an elongated tail increased the metabolic cost of flight by up to 11 per cent, and this effect was strongest at higher flight speeds. Maximum flight speed was concomitantly reduced by 3.4 per cent. Also, removing the entire tail decreased maximum flight speed by 2 per cent, suggesting beneficial aerodynamic effects for tails of normal length. The effects of elongation are thus subtle and airspeed- specific, suggesting that diversity in avian tail morphology is associated with only modest flight costs.","container-title":"Proceedings of the Royal Society B: Biological Sciences","journalAbbreviation":"Proc. R. Soc. B","language":"English","page":"2109-2115","title":"Flight costs of long, sexually selected tails in hummingbirds","volume":"276","author":[{"family":"Clark","given":"Christopher J."},{"family":"Dudley","given":"Robert"}],"issued":{"date-parts":[["2009"]]}}}],"schema":"https://github.com/citation-style-language/schema/raw/master/csl-citation.json"} </w:instrText>
      </w:r>
      <w:r w:rsidR="003A1F8E" w:rsidRPr="00CF2EA4">
        <w:rPr>
          <w:color w:val="000000"/>
          <w:lang w:val="en-GB"/>
        </w:rPr>
        <w:fldChar w:fldCharType="separate"/>
      </w:r>
      <w:r w:rsidR="00A47E3E" w:rsidRPr="00CF2EA4">
        <w:rPr>
          <w:noProof/>
          <w:color w:val="000000"/>
          <w:lang w:val="en-GB"/>
        </w:rPr>
        <w:t>(81)</w:t>
      </w:r>
      <w:r w:rsidR="003A1F8E" w:rsidRPr="00CF2EA4">
        <w:rPr>
          <w:color w:val="000000"/>
          <w:lang w:val="en-GB"/>
        </w:rPr>
        <w:fldChar w:fldCharType="end"/>
      </w:r>
      <w:r w:rsidR="0029325D" w:rsidRPr="00CF2EA4">
        <w:rPr>
          <w:color w:val="000000"/>
          <w:lang w:val="en-GB"/>
        </w:rPr>
        <w:t>.</w:t>
      </w:r>
    </w:p>
    <w:p w14:paraId="0EF3E682" w14:textId="77777777" w:rsidR="0047780A" w:rsidRPr="00CF2EA4" w:rsidRDefault="0047780A" w:rsidP="00621C67">
      <w:pPr>
        <w:spacing w:line="480" w:lineRule="auto"/>
        <w:rPr>
          <w:color w:val="000000"/>
          <w:lang w:val="en-GB"/>
        </w:rPr>
      </w:pPr>
      <w:r w:rsidRPr="00CF2EA4">
        <w:rPr>
          <w:color w:val="000000"/>
          <w:lang w:val="en-GB"/>
        </w:rPr>
        <w:t> </w:t>
      </w:r>
    </w:p>
    <w:p w14:paraId="3DDEB163" w14:textId="0AE72000" w:rsidR="0047780A" w:rsidRPr="00CF2EA4" w:rsidRDefault="0047780A" w:rsidP="00621C67">
      <w:pPr>
        <w:spacing w:line="480" w:lineRule="auto"/>
        <w:rPr>
          <w:color w:val="000000"/>
          <w:lang w:val="en-GB"/>
        </w:rPr>
      </w:pPr>
      <w:del w:id="371" w:author="Diego Fabian Beltran Segura" w:date="2022-08-25T17:39:00Z">
        <w:r w:rsidRPr="00CF2EA4" w:rsidDel="00845AE3">
          <w:rPr>
            <w:color w:val="000000"/>
            <w:lang w:val="en-GB"/>
          </w:rPr>
          <w:delText xml:space="preserve">Previous studies in birds have </w:delText>
        </w:r>
        <w:r w:rsidR="00C650B4" w:rsidRPr="00CF2EA4" w:rsidDel="00845AE3">
          <w:rPr>
            <w:color w:val="000000"/>
            <w:lang w:val="en-GB"/>
          </w:rPr>
          <w:delText>shown</w:delText>
        </w:r>
        <w:r w:rsidRPr="00CF2EA4" w:rsidDel="00845AE3">
          <w:rPr>
            <w:color w:val="000000"/>
            <w:lang w:val="en-GB"/>
          </w:rPr>
          <w:delText xml:space="preserve"> negative associations between elevation and song complexity, where species at lower elevations sang more elaborated and louder songs</w:delText>
        </w:r>
        <w:r w:rsidR="008E00A8" w:rsidRPr="00CF2EA4" w:rsidDel="00845AE3">
          <w:rPr>
            <w:color w:val="000000"/>
            <w:lang w:val="en-GB"/>
          </w:rPr>
          <w:delText xml:space="preserve"> </w:delText>
        </w:r>
        <w:r w:rsidR="008E00A8" w:rsidRPr="00CF2EA4" w:rsidDel="00845AE3">
          <w:rPr>
            <w:color w:val="000000"/>
            <w:lang w:val="en-GB"/>
          </w:rPr>
          <w:fldChar w:fldCharType="begin"/>
        </w:r>
        <w:r w:rsidR="00F1545A" w:rsidRPr="00CF2EA4" w:rsidDel="00845AE3">
          <w:rPr>
            <w:color w:val="000000"/>
            <w:lang w:val="en-GB"/>
          </w:rPr>
          <w:delInstrText xml:space="preserve"> ADDIN ZOTERO_ITEM CSL_CITATION {"citationID":"Rjrkifva","properties":{"formattedCitation":"(86)","plainCitation":"(86)","noteIndex":0},"citationItems":[{"id":593,"uris":["http://zotero.org/users/local/w8RmTn1Z/items/5QCXUL78"],"itemData":{"id":593,"type":"article-journal","container-title":"Oecologia","DOI":"10.1007/s00442-008-1092-0","ISSN":"0029-8549, 1432-1939","issue":"3","journalAbbreviation":"Oecologia","language":"en","page":"545-551","source":"DOI.org (Crossref)","title":"Ecological gradient of sexual selection: elevation and song elaboration in finches","title-short":"Ecological gradient of sexual selection","volume":"157","author":[{"family":"Snell-Rood","given":"Emilie C."},{"family":"Badyaev","given":"Alexander V."}],"issued":{"date-parts":[["2008",9]]}}}],"schema":"https://github.com/citation-style-language/schema/raw/master/csl-citation.json"} </w:delInstrText>
        </w:r>
        <w:r w:rsidR="008E00A8" w:rsidRPr="00CF2EA4" w:rsidDel="00845AE3">
          <w:rPr>
            <w:color w:val="000000"/>
            <w:lang w:val="en-GB"/>
          </w:rPr>
          <w:fldChar w:fldCharType="separate"/>
        </w:r>
        <w:r w:rsidR="00F1545A" w:rsidRPr="00CF2EA4" w:rsidDel="00845AE3">
          <w:rPr>
            <w:noProof/>
            <w:color w:val="000000"/>
            <w:lang w:val="en-GB"/>
          </w:rPr>
          <w:delText>(86)</w:delText>
        </w:r>
        <w:r w:rsidR="008E00A8" w:rsidRPr="00CF2EA4" w:rsidDel="00845AE3">
          <w:rPr>
            <w:color w:val="000000"/>
            <w:lang w:val="en-GB"/>
          </w:rPr>
          <w:fldChar w:fldCharType="end"/>
        </w:r>
        <w:r w:rsidRPr="00CF2EA4" w:rsidDel="00845AE3">
          <w:rPr>
            <w:color w:val="000000"/>
            <w:lang w:val="en-GB"/>
          </w:rPr>
          <w:delText xml:space="preserve">. </w:delText>
        </w:r>
      </w:del>
      <w:r w:rsidRPr="00CF2EA4">
        <w:rPr>
          <w:color w:val="000000"/>
          <w:lang w:val="en-GB"/>
        </w:rPr>
        <w:t>Habitat structure and its interaction with elevation ha</w:t>
      </w:r>
      <w:r w:rsidR="00AA5F6A" w:rsidRPr="00CF2EA4">
        <w:rPr>
          <w:color w:val="000000"/>
          <w:lang w:val="en-GB"/>
        </w:rPr>
        <w:t>ve</w:t>
      </w:r>
      <w:r w:rsidRPr="00CF2EA4">
        <w:rPr>
          <w:color w:val="000000"/>
          <w:lang w:val="en-GB"/>
        </w:rPr>
        <w:t xml:space="preserve"> </w:t>
      </w:r>
      <w:del w:id="372" w:author="Diego Fabian Beltran Segura" w:date="2022-08-25T17:39:00Z">
        <w:r w:rsidRPr="00CF2EA4" w:rsidDel="00845AE3">
          <w:rPr>
            <w:color w:val="000000"/>
            <w:lang w:val="en-GB"/>
          </w:rPr>
          <w:delText xml:space="preserve">also </w:delText>
        </w:r>
      </w:del>
      <w:r w:rsidRPr="00CF2EA4">
        <w:rPr>
          <w:color w:val="000000"/>
          <w:lang w:val="en-GB"/>
        </w:rPr>
        <w:t xml:space="preserve">been documented to affect </w:t>
      </w:r>
      <w:r w:rsidR="00112E63" w:rsidRPr="00CF2EA4">
        <w:rPr>
          <w:color w:val="000000"/>
          <w:lang w:val="en-GB"/>
        </w:rPr>
        <w:t xml:space="preserve">certain </w:t>
      </w:r>
      <w:r w:rsidRPr="00CF2EA4">
        <w:rPr>
          <w:color w:val="000000"/>
          <w:lang w:val="en-GB"/>
        </w:rPr>
        <w:t>song</w:t>
      </w:r>
      <w:r w:rsidR="00112E63" w:rsidRPr="00CF2EA4">
        <w:rPr>
          <w:color w:val="000000"/>
          <w:lang w:val="en-GB"/>
        </w:rPr>
        <w:t xml:space="preserve"> properties, different from those studied here</w:t>
      </w:r>
      <w:r w:rsidRPr="00CF2EA4">
        <w:rPr>
          <w:color w:val="000000"/>
          <w:lang w:val="en-GB"/>
        </w:rPr>
        <w:t xml:space="preserve">, with a study showing that low-frequency songs are </w:t>
      </w:r>
      <w:del w:id="373" w:author="Diego Fabian Beltran Segura" w:date="2022-08-26T11:35:00Z">
        <w:r w:rsidRPr="00CF2EA4" w:rsidDel="00B83839">
          <w:rPr>
            <w:color w:val="000000"/>
            <w:lang w:val="en-GB"/>
          </w:rPr>
          <w:delText>more often used</w:delText>
        </w:r>
      </w:del>
      <w:ins w:id="374" w:author="Diego Fabian Beltran Segura" w:date="2022-08-26T11:35:00Z">
        <w:r w:rsidR="00B83839" w:rsidRPr="00CF2EA4">
          <w:rPr>
            <w:color w:val="000000"/>
            <w:lang w:val="en-GB"/>
          </w:rPr>
          <w:t>common</w:t>
        </w:r>
      </w:ins>
      <w:r w:rsidRPr="00CF2EA4">
        <w:rPr>
          <w:color w:val="000000"/>
          <w:lang w:val="en-GB"/>
        </w:rPr>
        <w:t xml:space="preserve"> at higher elevations and in open areas</w:t>
      </w:r>
      <w:r w:rsidR="008E00A8" w:rsidRPr="00CF2EA4">
        <w:rPr>
          <w:color w:val="000000"/>
          <w:lang w:val="en-GB"/>
        </w:rPr>
        <w:t xml:space="preserve"> </w:t>
      </w:r>
      <w:r w:rsidR="008E00A8" w:rsidRPr="00CF2EA4">
        <w:rPr>
          <w:color w:val="000000"/>
          <w:lang w:val="en-GB"/>
        </w:rPr>
        <w:fldChar w:fldCharType="begin"/>
      </w:r>
      <w:r w:rsidR="00A47E3E" w:rsidRPr="00CF2EA4">
        <w:rPr>
          <w:color w:val="000000"/>
          <w:lang w:val="en-GB"/>
        </w:rPr>
        <w:instrText xml:space="preserve"> ADDIN ZOTERO_ITEM CSL_CITATION {"citationID":"9gqiMEpc","properties":{"formattedCitation":"(16)","plainCitation":"(16)","noteIndex":0},"citationItems":[{"id":266,"uris":["http://zotero.org/users/local/w8RmTn1Z/items/R2YUQUEE"],"itemData":{"id":266,"type":"article-journal","container-title":"Behavioral Ecology","DOI":"10.1093/beheco/arp101","ISSN":"1465-7279, 1045-2249","issue":"5","language":"en","page":"1089-1095","source":"DOI.org (Crossref)","title":"Birdsong tuned to the environment: green hylia song varies with elevation, tree cover, and noise","title-short":"Birdsong tuned to the environment","volume":"20","author":[{"family":"Kirschel","given":"Alexander N. G."},{"family":"Blumstein","given":"Daniel T."},{"family":"Cohen","given":"Rachel E."},{"family":"Buermann","given":"Wolfgang"},{"family":"Smith","given":"Thomas B."},{"family":"Slabbekoorn","given":"Hans"}],"issued":{"date-parts":[["2009"]]}}}],"schema":"https://github.com/citation-style-language/schema/raw/master/csl-citation.json"} </w:instrText>
      </w:r>
      <w:r w:rsidR="008E00A8" w:rsidRPr="00CF2EA4">
        <w:rPr>
          <w:color w:val="000000"/>
          <w:lang w:val="en-GB"/>
        </w:rPr>
        <w:fldChar w:fldCharType="separate"/>
      </w:r>
      <w:r w:rsidR="00A47E3E" w:rsidRPr="00CF2EA4">
        <w:rPr>
          <w:noProof/>
          <w:color w:val="000000"/>
          <w:lang w:val="en-GB"/>
        </w:rPr>
        <w:t>(16)</w:t>
      </w:r>
      <w:r w:rsidR="008E00A8" w:rsidRPr="00CF2EA4">
        <w:rPr>
          <w:color w:val="000000"/>
          <w:lang w:val="en-GB"/>
        </w:rPr>
        <w:fldChar w:fldCharType="end"/>
      </w:r>
      <w:r w:rsidRPr="00CF2EA4">
        <w:rPr>
          <w:color w:val="000000"/>
          <w:lang w:val="en-GB"/>
        </w:rPr>
        <w:t xml:space="preserve">. </w:t>
      </w:r>
      <w:r w:rsidR="008D0707" w:rsidRPr="00CF2EA4">
        <w:rPr>
          <w:color w:val="000000"/>
          <w:lang w:val="en-GB"/>
        </w:rPr>
        <w:t xml:space="preserve">A recent study on hummingbirds showed that transmission of high-frequency vocalizations </w:t>
      </w:r>
      <w:del w:id="375" w:author="Diego Fabian Beltran Segura" w:date="2022-08-25T17:40:00Z">
        <w:r w:rsidR="008D0707" w:rsidRPr="00CF2EA4" w:rsidDel="00845AE3">
          <w:rPr>
            <w:color w:val="000000"/>
            <w:lang w:val="en-GB"/>
          </w:rPr>
          <w:delText xml:space="preserve">in three Andean species </w:delText>
        </w:r>
      </w:del>
      <w:r w:rsidR="008D0707" w:rsidRPr="00CF2EA4">
        <w:rPr>
          <w:color w:val="000000"/>
          <w:lang w:val="en-GB"/>
        </w:rPr>
        <w:t xml:space="preserve">is affected by habitat structure </w:t>
      </w:r>
      <w:r w:rsidR="008D0707" w:rsidRPr="00CF2EA4">
        <w:rPr>
          <w:color w:val="000000"/>
          <w:lang w:val="en-GB"/>
        </w:rPr>
        <w:fldChar w:fldCharType="begin"/>
      </w:r>
      <w:r w:rsidR="00A47E3E" w:rsidRPr="00CF2EA4">
        <w:rPr>
          <w:color w:val="000000"/>
          <w:lang w:val="en-GB"/>
        </w:rPr>
        <w:instrText xml:space="preserve"> ADDIN ZOTERO_ITEM CSL_CITATION {"citationID":"IlXKKIvF","properties":{"formattedCitation":"(82)","plainCitation":"(82)","noteIndex":0},"citationItems":[{"id":681,"uris":["http://zotero.org/users/local/w8RmTn1Z/items/CRQC8HEC"],"itemData":{"id":681,"type":"article-journal","abstract":"Abstract\n            Some species of Andean hummingbirds produce high-frequency vocalizations which exceed the vocal range of most birds. They also challenge our understanding of the role of habitat structure in the evolution of vocal signals because these hummingbirds live in strikingly different habitats, ranging from cloud forest to high-altitude grasslands. Although these vocalizations are produced at high frequencies, they exhibit considerable variation in frequency content and temporal structure. The calls of the hummingbirds from the cloud forest are simpler and have a narrow frequency range compared to the complex song of the grasslands hummingbird. We hypothesized that each of the three high-frequency vocalizations is adapted for transmission in their habitat. We characterized the transmission of high-frequency vocal signals in the cloud forest and in the grasslands. All vocalizations attenuated and degraded substantially at short distances, suggesting that they are adapted for short-range communication. The simple vocalizations of the cloud-forest species transmitted better in both environments compared to the complex song of the grasslands hummingbird, probably due to relaxed constraints for high-frequency sounds in open habitats.","container-title":"Biological Journal of the Linnean Society","DOI":"10.1093/biolinnean/blaa180","ISSN":"0024-4066, 1095-8312","issue":"1","language":"en","page":"148-160","source":"DOI.org (Crossref)","title":"Transmission of high-frequency vocalizations from hummingbirds living in diverse habitats","volume":"132","author":[{"family":"Duque","given":"F G"},{"family":"Rodriguez-Saltos","given":"C A"},{"family":"Monteros","given":"M F"},{"family":"Wilczynski","given":"W"}],"issued":{"date-parts":[["2021",1,1]]}}}],"schema":"https://github.com/citation-style-language/schema/raw/master/csl-citation.json"} </w:instrText>
      </w:r>
      <w:r w:rsidR="008D0707" w:rsidRPr="00CF2EA4">
        <w:rPr>
          <w:color w:val="000000"/>
          <w:lang w:val="en-GB"/>
        </w:rPr>
        <w:fldChar w:fldCharType="separate"/>
      </w:r>
      <w:r w:rsidR="00A47E3E" w:rsidRPr="00CF2EA4">
        <w:rPr>
          <w:noProof/>
          <w:color w:val="000000"/>
          <w:lang w:val="en-GB"/>
        </w:rPr>
        <w:t>(82)</w:t>
      </w:r>
      <w:r w:rsidR="008D0707" w:rsidRPr="00CF2EA4">
        <w:rPr>
          <w:color w:val="000000"/>
          <w:lang w:val="en-GB"/>
        </w:rPr>
        <w:fldChar w:fldCharType="end"/>
      </w:r>
      <w:r w:rsidR="008D0707" w:rsidRPr="00CF2EA4">
        <w:rPr>
          <w:color w:val="000000"/>
          <w:lang w:val="en-GB"/>
        </w:rPr>
        <w:t xml:space="preserve">. </w:t>
      </w:r>
      <w:r w:rsidR="005D23C6" w:rsidRPr="00CF2EA4">
        <w:rPr>
          <w:color w:val="000000"/>
          <w:lang w:val="en-GB"/>
        </w:rPr>
        <w:t>We show</w:t>
      </w:r>
      <w:r w:rsidR="008D0707" w:rsidRPr="00CF2EA4">
        <w:rPr>
          <w:color w:val="000000"/>
          <w:lang w:val="en-GB"/>
        </w:rPr>
        <w:t xml:space="preserve"> </w:t>
      </w:r>
      <w:r w:rsidR="00396F2B" w:rsidRPr="00CF2EA4">
        <w:rPr>
          <w:color w:val="000000"/>
          <w:lang w:val="en-GB"/>
        </w:rPr>
        <w:t xml:space="preserve">that habitat structure </w:t>
      </w:r>
      <w:r w:rsidR="009550FB" w:rsidRPr="00CF2EA4">
        <w:rPr>
          <w:color w:val="000000"/>
          <w:lang w:val="en-GB"/>
        </w:rPr>
        <w:t xml:space="preserve">negatively </w:t>
      </w:r>
      <w:r w:rsidR="00396F2B" w:rsidRPr="00CF2EA4">
        <w:rPr>
          <w:color w:val="000000"/>
          <w:lang w:val="en-GB"/>
        </w:rPr>
        <w:t xml:space="preserve">affects song complexity, with songs being </w:t>
      </w:r>
      <w:r w:rsidR="009A5449" w:rsidRPr="00CF2EA4">
        <w:rPr>
          <w:color w:val="000000"/>
          <w:lang w:val="en-GB"/>
        </w:rPr>
        <w:t>simpler</w:t>
      </w:r>
      <w:r w:rsidR="00396F2B" w:rsidRPr="00CF2EA4">
        <w:rPr>
          <w:color w:val="000000"/>
          <w:lang w:val="en-GB"/>
        </w:rPr>
        <w:t xml:space="preserve"> in mixed habitats compared to the understorey</w:t>
      </w:r>
      <w:r w:rsidR="009550FB" w:rsidRPr="00CF2EA4">
        <w:rPr>
          <w:color w:val="000000"/>
          <w:lang w:val="en-GB"/>
        </w:rPr>
        <w:t xml:space="preserve">. This pattern is consistent with </w:t>
      </w:r>
      <w:r w:rsidR="006A1357" w:rsidRPr="00CF2EA4">
        <w:rPr>
          <w:color w:val="000000"/>
          <w:lang w:val="en-GB"/>
        </w:rPr>
        <w:t xml:space="preserve">the idea that habitat structure shapes the evolution of acoustic properties (i.e., the acoustic adaptation hypothesis). However, given the weak evidence in support for this hypothesis in other groups </w:t>
      </w:r>
      <w:r w:rsidR="006A1357" w:rsidRPr="00CF2EA4">
        <w:rPr>
          <w:color w:val="000000"/>
          <w:lang w:val="en-GB"/>
        </w:rPr>
        <w:fldChar w:fldCharType="begin"/>
      </w:r>
      <w:r w:rsidR="00A47E3E" w:rsidRPr="00CF2EA4">
        <w:rPr>
          <w:color w:val="000000"/>
          <w:lang w:val="en-GB"/>
        </w:rPr>
        <w:instrText xml:space="preserve"> ADDIN ZOTERO_ITEM CSL_CITATION {"citationID":"RRab0q4d","properties":{"formattedCitation":"(15)","plainCitation":"(15)","noteIndex":0},"citationItems":[{"id":270,"uris":["http://zotero.org/users/local/w8RmTn1Z/items/4QEUFS84"],"itemData":{"id":270,"type":"article-journal","container-title":"Functional Ecology","DOI":"10.1111/j.1365-2435.2006.01207.x","ISSN":"0269-8463, 1365-2435","issue":"1","journalAbbreviation":"Funct Ecology","language":"en","source":"DOI.org (Crossref)","title":"Habitat structure and the evolution of bird song: a meta-analysis of the evidence for the acoustic adaptation hypothesis","title-short":"Habitat structure and the evolution of bird song","URL":"http://doi.wiley.com/10.1111/j.1365-2435.2006.01207.x","volume":"21","author":[{"family":"Boncoraglio","given":"Giuseppe"},{"family":"Saino","given":"Nicola"}],"accessed":{"date-parts":[["2020",7,13]]},"issued":{"date-parts":[["2007",2]]}}}],"schema":"https://github.com/citation-style-language/schema/raw/master/csl-citation.json"} </w:instrText>
      </w:r>
      <w:r w:rsidR="006A1357" w:rsidRPr="00CF2EA4">
        <w:rPr>
          <w:color w:val="000000"/>
          <w:lang w:val="en-GB"/>
        </w:rPr>
        <w:fldChar w:fldCharType="separate"/>
      </w:r>
      <w:r w:rsidR="00A47E3E" w:rsidRPr="00CF2EA4">
        <w:rPr>
          <w:noProof/>
          <w:color w:val="000000"/>
          <w:lang w:val="en-GB"/>
        </w:rPr>
        <w:t>(15)</w:t>
      </w:r>
      <w:r w:rsidR="006A1357" w:rsidRPr="00CF2EA4">
        <w:rPr>
          <w:color w:val="000000"/>
          <w:lang w:val="en-GB"/>
        </w:rPr>
        <w:fldChar w:fldCharType="end"/>
      </w:r>
      <w:r w:rsidR="006A1357" w:rsidRPr="00CF2EA4">
        <w:rPr>
          <w:color w:val="000000"/>
          <w:lang w:val="en-GB"/>
        </w:rPr>
        <w:t>,</w:t>
      </w:r>
      <w:r w:rsidR="008D0707" w:rsidRPr="00CF2EA4">
        <w:rPr>
          <w:color w:val="000000"/>
          <w:lang w:val="en-GB"/>
        </w:rPr>
        <w:t xml:space="preserve"> further research </w:t>
      </w:r>
      <w:r w:rsidR="006A1357" w:rsidRPr="00CF2EA4">
        <w:rPr>
          <w:color w:val="000000"/>
          <w:lang w:val="en-GB"/>
        </w:rPr>
        <w:t xml:space="preserve">is required </w:t>
      </w:r>
      <w:r w:rsidR="008D0707" w:rsidRPr="00CF2EA4">
        <w:rPr>
          <w:color w:val="000000"/>
          <w:lang w:val="en-GB"/>
        </w:rPr>
        <w:t xml:space="preserve">into </w:t>
      </w:r>
      <w:r w:rsidR="00396F2B" w:rsidRPr="00CF2EA4">
        <w:rPr>
          <w:color w:val="000000"/>
          <w:lang w:val="en-GB"/>
        </w:rPr>
        <w:t>the critical distance in which habitat structure may become a limitation to song transmission</w:t>
      </w:r>
      <w:ins w:id="376" w:author="Diego Fabian Beltran Segura" w:date="2022-08-25T17:40:00Z">
        <w:r w:rsidR="00845AE3" w:rsidRPr="00CF2EA4">
          <w:rPr>
            <w:color w:val="000000"/>
            <w:lang w:val="en-GB"/>
          </w:rPr>
          <w:t xml:space="preserve"> and frequency</w:t>
        </w:r>
      </w:ins>
      <w:r w:rsidR="004004A1" w:rsidRPr="00CF2EA4">
        <w:rPr>
          <w:color w:val="000000"/>
          <w:lang w:val="en-GB"/>
        </w:rPr>
        <w:t xml:space="preserve"> </w:t>
      </w:r>
      <w:r w:rsidR="004004A1" w:rsidRPr="00CF2EA4">
        <w:rPr>
          <w:color w:val="000000"/>
          <w:lang w:val="en-GB"/>
        </w:rPr>
        <w:fldChar w:fldCharType="begin"/>
      </w:r>
      <w:r w:rsidR="00A47E3E" w:rsidRPr="00CF2EA4">
        <w:rPr>
          <w:color w:val="000000"/>
          <w:lang w:val="en-GB"/>
        </w:rPr>
        <w:instrText xml:space="preserve"> ADDIN ZOTERO_ITEM CSL_CITATION {"citationID":"t5KM1amD","properties":{"formattedCitation":"(15,17)","plainCitation":"(15,17)","noteIndex":0},"citationItems":[{"id":270,"uris":["http://zotero.org/users/local/w8RmTn1Z/items/4QEUFS84"],"itemData":{"id":270,"type":"article-journal","container-title":"Functional Ecology","DOI":"10.1111/j.1365-2435.2006.01207.x","ISSN":"0269-8463, 1365-2435","issue":"1","journalAbbreviation":"Funct Ecology","language":"en","source":"DOI.org (Crossref)","title":"Habitat structure and the evolution of bird song: a meta-analysis of the evidence for the acoustic adaptation hypothesis","title-short":"Habitat structure and the evolution of bird song","URL":"http://doi.wiley.com/10.1111/j.1365-2435.2006.01207.x","volume":"21","author":[{"family":"Boncoraglio","given":"Giuseppe"},{"family":"Saino","given":"Nicola"}],"accessed":{"date-parts":[["2020",7,13]]},"issued":{"date-parts":[["2007",2]]}}},{"id":260,"uris":["http://zotero.org/users/local/w8RmTn1Z/items/Z9T6QZUB"],"itemData":{"id":260,"type":"article-journal","abstract":"In songbirds, song complexity and song sharing are features of prime importance for territorial defence and mate attraction. These aspects of song may be strongly inﬂuenced by changes in social environment caused by habitat fragmentation. We tested the hypothesis that habitat fragmentation induced by human activities inﬂuences song complexity and song sharing in the skylark, a songbird with a very large repertoire and whose population recently underwent a large decline. We applied powerful mathematical and statistical tools to assess and compare song complexity and song sharing patterns of syllables and sequences of syllables in two populations: a declining population in a fragmented habitat, in which breeding areas are separated from each other by unsuitable surroundings, and a stable population in a continuous habitat. Our results show that the structure of the habitat inﬂuences song sharing, but not song complexity. Neighbouring birds shared more syllables and sequences of syllables in the fragmented habitat than in the continuous one. Habitat fragmentation seems thus to have an effect on the composition of elements in songs, but not on the number and complexity of these elements, which may be a ﬁxed feature of song peculiar to skylarks.","container-title":"Journal of Theoretical Biology","DOI":"10.1016/j.jtbi.2009.09.020","ISSN":"00225193","issue":"1","journalAbbreviation":"Journal of Theoretical Biology","language":"en","page":"151-164","source":"DOI.org (Crossref)","title":"Are bird song complexity and song sharing shaped by habitat structure? An information theory and statistical approach","title-short":"Are bird song complexity and song sharing shaped by habitat structure?","volume":"262","author":[{"family":"Briefer","given":"Elodie"},{"family":"Osiejuk","given":"Tomasz S."},{"family":"Rybak","given":"Fanny"},{"family":"Aubin","given":"Thierry"}],"issued":{"date-parts":[["2010",1]]}}}],"schema":"https://github.com/citation-style-language/schema/raw/master/csl-citation.json"} </w:instrText>
      </w:r>
      <w:r w:rsidR="004004A1" w:rsidRPr="00CF2EA4">
        <w:rPr>
          <w:color w:val="000000"/>
          <w:lang w:val="en-GB"/>
        </w:rPr>
        <w:fldChar w:fldCharType="separate"/>
      </w:r>
      <w:r w:rsidR="00A47E3E" w:rsidRPr="00CF2EA4">
        <w:rPr>
          <w:noProof/>
          <w:color w:val="000000"/>
          <w:lang w:val="en-GB"/>
        </w:rPr>
        <w:t>(15,17)</w:t>
      </w:r>
      <w:r w:rsidR="004004A1" w:rsidRPr="00CF2EA4">
        <w:rPr>
          <w:color w:val="000000"/>
          <w:lang w:val="en-GB"/>
        </w:rPr>
        <w:fldChar w:fldCharType="end"/>
      </w:r>
      <w:del w:id="377" w:author="Diego Fabian Beltran Segura" w:date="2022-08-25T17:41:00Z">
        <w:r w:rsidR="006A1357" w:rsidRPr="00CF2EA4" w:rsidDel="00845AE3">
          <w:rPr>
            <w:color w:val="000000"/>
            <w:lang w:val="en-GB"/>
          </w:rPr>
          <w:delText>, and the effect of habitat structure on song frequency</w:delText>
        </w:r>
      </w:del>
      <w:r w:rsidR="008D0707" w:rsidRPr="00CF2EA4">
        <w:rPr>
          <w:lang w:val="en-GB"/>
        </w:rPr>
        <w:t>.</w:t>
      </w:r>
      <w:r w:rsidR="00112E63" w:rsidRPr="00CF2EA4">
        <w:rPr>
          <w:color w:val="000000"/>
          <w:lang w:val="en-GB"/>
        </w:rPr>
        <w:t xml:space="preserve"> </w:t>
      </w:r>
      <w:del w:id="378" w:author="Diego Fabian Beltran Segura" w:date="2022-08-25T17:41:00Z">
        <w:r w:rsidR="00396F2B" w:rsidRPr="00CF2EA4" w:rsidDel="00810AC5">
          <w:rPr>
            <w:color w:val="000000"/>
            <w:lang w:val="en-GB"/>
          </w:rPr>
          <w:delText>On the other hand, i</w:delText>
        </w:r>
        <w:r w:rsidR="0078549A" w:rsidRPr="00CF2EA4" w:rsidDel="00810AC5">
          <w:rPr>
            <w:color w:val="000000"/>
            <w:lang w:val="en-GB"/>
          </w:rPr>
          <w:delText xml:space="preserve">t has been </w:delText>
        </w:r>
        <w:r w:rsidR="0078549A" w:rsidRPr="00CF2EA4" w:rsidDel="00810AC5">
          <w:rPr>
            <w:color w:val="000000"/>
            <w:lang w:val="en-GB"/>
          </w:rPr>
          <w:lastRenderedPageBreak/>
          <w:delText xml:space="preserve">suggested that ecological factors may not affect </w:delText>
        </w:r>
        <w:r w:rsidR="00141A07" w:rsidRPr="00CF2EA4" w:rsidDel="00810AC5">
          <w:rPr>
            <w:color w:val="000000"/>
            <w:lang w:val="en-GB"/>
          </w:rPr>
          <w:delText xml:space="preserve">songs of </w:delText>
        </w:r>
        <w:r w:rsidR="0078549A" w:rsidRPr="00CF2EA4" w:rsidDel="00810AC5">
          <w:rPr>
            <w:color w:val="000000"/>
            <w:lang w:val="en-GB"/>
          </w:rPr>
          <w:delText xml:space="preserve">all species in the same way </w:delText>
        </w:r>
        <w:r w:rsidR="0078549A" w:rsidRPr="00CF2EA4" w:rsidDel="00810AC5">
          <w:rPr>
            <w:color w:val="000000"/>
            <w:lang w:val="en-GB"/>
          </w:rPr>
          <w:fldChar w:fldCharType="begin"/>
        </w:r>
        <w:r w:rsidR="005D6EEE" w:rsidRPr="00CF2EA4" w:rsidDel="00810AC5">
          <w:rPr>
            <w:color w:val="000000"/>
            <w:lang w:val="en-GB"/>
          </w:rPr>
          <w:delInstrText xml:space="preserve"> ADDIN ZOTERO_ITEM CSL_CITATION {"citationID":"y6CRbYaC","properties":{"formattedCitation":"(26)","plainCitation":"(26)","noteIndex":0},"citationItems":[{"id":673,"uris":["http://zotero.org/users/local/w8RmTn1Z/items/6R68ZFZZ"],"itemData":{"id":673,"type":"article-journal","abstract":"For the past several decades it has been proposed that birds show latitudinal variation in song complexity. How universal this variation may be and what factors generate it, however, are still largely unknown. Furthermore, while migration is confounded with latitude, migratory behaviour alone may also be associated with variation in song complexity. In this paper we review the literature to assess current ideas on how latitude and migratory behaviour may drive large-scale geographical patterns of song complexity. At least seven distinct hypotheses have been proposed in 29 studies of the topic. Four of these hypotheses posit that sexual selection pressures co-vary with latitude and/or migration, resulting in concordant changes in song. Other hypotheses suggest that mechanisms other than sexual selection, such as large-scale changes in environmental sound transmission properties, may be at play. Sixteen studies found support for increased song complexity with increased latitude and/or migration, whereas 13 did not. Relatively few studies exist on this topic, and methodological differences between them and variable deﬁnitions of ‘complexity’ make it difﬁcult to determine whether results are comparable and concordant. At a minimum, it is possible to conclude there is no strong evidence that song complexity increases with latitude and/or migration in all birds. Future work should focus on examining multiple hypotheses at once to further advance our understanding of how latitude, migration and song complexity may or may not be related.","container-title":"Ibis","DOI":"10.1111/ibi.12648","ISSN":"00191019","issue":"1","journalAbbreviation":"Ibis","language":"en","page":"1-12","source":"DOI.org (Crossref)","title":"The relationship between latitude, migration and the evolution of bird song complexity","volume":"161","author":[{"family":"Najar","given":"Nadje"},{"family":"Benedict","given":"Lauryn"}],"issued":{"date-parts":[["2019",1]]}}}],"schema":"https://github.com/citation-style-language/schema/raw/master/csl-citation.json"} </w:delInstrText>
        </w:r>
        <w:r w:rsidR="0078549A" w:rsidRPr="00CF2EA4" w:rsidDel="00810AC5">
          <w:rPr>
            <w:color w:val="000000"/>
            <w:lang w:val="en-GB"/>
          </w:rPr>
          <w:fldChar w:fldCharType="separate"/>
        </w:r>
        <w:r w:rsidR="005D6EEE" w:rsidRPr="00CF2EA4" w:rsidDel="00810AC5">
          <w:rPr>
            <w:noProof/>
            <w:color w:val="000000"/>
            <w:lang w:val="en-GB"/>
          </w:rPr>
          <w:delText>(26)</w:delText>
        </w:r>
        <w:r w:rsidR="0078549A" w:rsidRPr="00CF2EA4" w:rsidDel="00810AC5">
          <w:rPr>
            <w:color w:val="000000"/>
            <w:lang w:val="en-GB"/>
          </w:rPr>
          <w:fldChar w:fldCharType="end"/>
        </w:r>
        <w:r w:rsidR="0078549A" w:rsidRPr="00CF2EA4" w:rsidDel="00810AC5">
          <w:rPr>
            <w:color w:val="000000"/>
            <w:lang w:val="en-GB"/>
          </w:rPr>
          <w:delText xml:space="preserve">, which emphasizes the potential heterogeneity in the acoustic response </w:delText>
        </w:r>
      </w:del>
      <w:del w:id="379" w:author="Diego Fabian Beltran Segura" w:date="2022-08-25T14:59:00Z">
        <w:r w:rsidR="0078549A" w:rsidRPr="00CF2EA4" w:rsidDel="00651BDC">
          <w:rPr>
            <w:color w:val="000000"/>
            <w:lang w:val="en-GB"/>
          </w:rPr>
          <w:delText xml:space="preserve">to habitat structure </w:delText>
        </w:r>
      </w:del>
      <w:del w:id="380" w:author="Diego Fabian Beltran Segura" w:date="2022-08-25T17:41:00Z">
        <w:r w:rsidR="0078549A" w:rsidRPr="00CF2EA4" w:rsidDel="00810AC5">
          <w:rPr>
            <w:color w:val="000000"/>
            <w:lang w:val="en-GB"/>
          </w:rPr>
          <w:delText>in birds.</w:delText>
        </w:r>
        <w:r w:rsidR="00141A07" w:rsidRPr="00CF2EA4" w:rsidDel="00810AC5">
          <w:rPr>
            <w:color w:val="000000"/>
            <w:lang w:val="en-GB"/>
          </w:rPr>
          <w:delText xml:space="preserve"> </w:delText>
        </w:r>
      </w:del>
    </w:p>
    <w:p w14:paraId="23480A98" w14:textId="77777777" w:rsidR="0047780A" w:rsidRPr="00CF2EA4" w:rsidRDefault="0047780A" w:rsidP="00621C67">
      <w:pPr>
        <w:spacing w:line="480" w:lineRule="auto"/>
        <w:rPr>
          <w:color w:val="000000"/>
          <w:lang w:val="en-GB"/>
        </w:rPr>
      </w:pPr>
      <w:r w:rsidRPr="00CF2EA4">
        <w:rPr>
          <w:color w:val="000000"/>
          <w:lang w:val="en-GB"/>
        </w:rPr>
        <w:t> </w:t>
      </w:r>
    </w:p>
    <w:p w14:paraId="0424E408" w14:textId="33C162D6" w:rsidR="002F66D4" w:rsidRPr="00CF2EA4" w:rsidRDefault="005D39B4" w:rsidP="00621C67">
      <w:pPr>
        <w:spacing w:line="480" w:lineRule="auto"/>
        <w:rPr>
          <w:color w:val="000000"/>
          <w:lang w:val="en-GB"/>
        </w:rPr>
      </w:pPr>
      <w:r w:rsidRPr="00CF2EA4">
        <w:rPr>
          <w:color w:val="000000"/>
          <w:lang w:val="en-GB"/>
        </w:rPr>
        <w:t>We found</w:t>
      </w:r>
      <w:r w:rsidR="0047780A" w:rsidRPr="00CF2EA4">
        <w:rPr>
          <w:color w:val="000000"/>
          <w:lang w:val="en-GB"/>
        </w:rPr>
        <w:t xml:space="preserve"> a </w:t>
      </w:r>
      <w:del w:id="381" w:author="Diego Fabian Beltran Segura" w:date="2022-08-25T14:59:00Z">
        <w:r w:rsidR="0047780A" w:rsidRPr="00CF2EA4" w:rsidDel="00651BDC">
          <w:rPr>
            <w:color w:val="000000"/>
            <w:lang w:val="en-GB"/>
          </w:rPr>
          <w:delText>strong</w:delText>
        </w:r>
        <w:r w:rsidR="004C3D04" w:rsidRPr="00CF2EA4" w:rsidDel="00651BDC">
          <w:rPr>
            <w:color w:val="000000"/>
            <w:lang w:val="en-GB"/>
          </w:rPr>
          <w:delText xml:space="preserve"> </w:delText>
        </w:r>
      </w:del>
      <w:r w:rsidR="004C3D04" w:rsidRPr="00CF2EA4">
        <w:rPr>
          <w:color w:val="000000"/>
          <w:lang w:val="en-GB"/>
        </w:rPr>
        <w:t>positive</w:t>
      </w:r>
      <w:r w:rsidR="0047780A" w:rsidRPr="00CF2EA4">
        <w:rPr>
          <w:color w:val="000000"/>
          <w:lang w:val="en-GB"/>
        </w:rPr>
        <w:t xml:space="preserve"> correlation between dichromatism and song complexity, regardless of habitat or altitude</w:t>
      </w:r>
      <w:r w:rsidR="00FC016E" w:rsidRPr="00CF2EA4">
        <w:rPr>
          <w:color w:val="000000"/>
          <w:lang w:val="en-GB"/>
        </w:rPr>
        <w:t xml:space="preserve">, and that the </w:t>
      </w:r>
      <w:r w:rsidR="00F414C2" w:rsidRPr="00CF2EA4">
        <w:rPr>
          <w:color w:val="000000"/>
          <w:lang w:val="en-GB"/>
        </w:rPr>
        <w:t>most dichromatic patches</w:t>
      </w:r>
      <w:r w:rsidR="006265E6" w:rsidRPr="00CF2EA4">
        <w:rPr>
          <w:color w:val="000000"/>
          <w:lang w:val="en-GB"/>
        </w:rPr>
        <w:t xml:space="preserve"> (crown and </w:t>
      </w:r>
      <w:proofErr w:type="spellStart"/>
      <w:r w:rsidR="006265E6" w:rsidRPr="00CF2EA4">
        <w:rPr>
          <w:color w:val="000000"/>
          <w:lang w:val="en-GB"/>
        </w:rPr>
        <w:t>gorget</w:t>
      </w:r>
      <w:proofErr w:type="spellEnd"/>
      <w:r w:rsidR="006265E6" w:rsidRPr="00CF2EA4">
        <w:rPr>
          <w:color w:val="000000"/>
          <w:lang w:val="en-GB"/>
        </w:rPr>
        <w:t>)</w:t>
      </w:r>
      <w:r w:rsidR="00F414C2" w:rsidRPr="00CF2EA4">
        <w:rPr>
          <w:color w:val="000000"/>
          <w:lang w:val="en-GB"/>
        </w:rPr>
        <w:t xml:space="preserve"> were</w:t>
      </w:r>
      <w:r w:rsidR="00FC016E" w:rsidRPr="00CF2EA4">
        <w:rPr>
          <w:color w:val="000000"/>
          <w:lang w:val="en-GB"/>
        </w:rPr>
        <w:t xml:space="preserve"> responsible for this pattern</w:t>
      </w:r>
      <w:r w:rsidR="0047780A" w:rsidRPr="00CF2EA4">
        <w:rPr>
          <w:color w:val="000000"/>
          <w:lang w:val="en-GB"/>
        </w:rPr>
        <w:t xml:space="preserve">. The use </w:t>
      </w:r>
      <w:r w:rsidR="00A6756F" w:rsidRPr="00CF2EA4">
        <w:rPr>
          <w:color w:val="000000"/>
          <w:lang w:val="en-GB"/>
        </w:rPr>
        <w:t xml:space="preserve">of </w:t>
      </w:r>
      <w:r w:rsidR="0047780A" w:rsidRPr="00CF2EA4">
        <w:rPr>
          <w:color w:val="000000"/>
          <w:lang w:val="en-GB"/>
        </w:rPr>
        <w:t xml:space="preserve">multiple cues to signal </w:t>
      </w:r>
      <w:r w:rsidR="00A6756F" w:rsidRPr="00CF2EA4">
        <w:rPr>
          <w:color w:val="000000"/>
          <w:lang w:val="en-GB"/>
        </w:rPr>
        <w:t>condition</w:t>
      </w:r>
      <w:r w:rsidR="0047780A" w:rsidRPr="00CF2EA4">
        <w:rPr>
          <w:color w:val="000000"/>
          <w:lang w:val="en-GB"/>
        </w:rPr>
        <w:t xml:space="preserve"> or to attract </w:t>
      </w:r>
      <w:r w:rsidR="004C3D04" w:rsidRPr="00CF2EA4">
        <w:rPr>
          <w:color w:val="000000"/>
          <w:lang w:val="en-GB"/>
        </w:rPr>
        <w:t>the opposite sex</w:t>
      </w:r>
      <w:r w:rsidR="0047780A" w:rsidRPr="00CF2EA4">
        <w:rPr>
          <w:color w:val="000000"/>
          <w:lang w:val="en-GB"/>
        </w:rPr>
        <w:t xml:space="preserve"> is important </w:t>
      </w:r>
      <w:r w:rsidR="00A6756F" w:rsidRPr="00CF2EA4">
        <w:rPr>
          <w:color w:val="000000"/>
          <w:lang w:val="en-GB"/>
        </w:rPr>
        <w:t>in</w:t>
      </w:r>
      <w:r w:rsidR="0047780A" w:rsidRPr="00CF2EA4">
        <w:rPr>
          <w:color w:val="000000"/>
          <w:lang w:val="en-GB"/>
        </w:rPr>
        <w:t xml:space="preserve"> many animal </w:t>
      </w:r>
      <w:r w:rsidR="00A6756F" w:rsidRPr="00CF2EA4">
        <w:rPr>
          <w:color w:val="000000"/>
          <w:lang w:val="en-GB"/>
        </w:rPr>
        <w:t>groups</w:t>
      </w:r>
      <w:r w:rsidR="00B9285C" w:rsidRPr="00CF2EA4">
        <w:rPr>
          <w:color w:val="000000"/>
          <w:lang w:val="en-GB"/>
        </w:rPr>
        <w:t xml:space="preserve"> </w:t>
      </w:r>
      <w:r w:rsidR="00B9285C" w:rsidRPr="00CF2EA4">
        <w:rPr>
          <w:color w:val="000000"/>
          <w:lang w:val="en-GB"/>
        </w:rPr>
        <w:fldChar w:fldCharType="begin"/>
      </w:r>
      <w:r w:rsidR="00A47E3E" w:rsidRPr="00CF2EA4">
        <w:rPr>
          <w:color w:val="000000"/>
          <w:lang w:val="en-GB"/>
        </w:rPr>
        <w:instrText xml:space="preserve"> ADDIN ZOTERO_ITEM CSL_CITATION {"citationID":"f8b8Ccih","properties":{"formattedCitation":"(28,83)","plainCitation":"(28,83)","noteIndex":0},"citationItems":[{"id":612,"uris":["http://zotero.org/users/local/w8RmTn1Z/items/5WYU25WP"],"itemData":{"id":612,"type":"article-journal","container-title":"Science","language":"en","page":"1272-1273","title":"Communication goes multimodal","volume":"283","author":[{"family":"Partan","given":"Sarah"},{"family":"Marler","given":"Peter"}],"issued":{"date-parts":[["1999"]]}}},{"id":610,"uris":["http://zotero.org/users/local/w8RmTn1Z/items/J3P63GPE"],"itemData":{"id":610,"type":"article-journal","abstract":"Elaborate plumages and songs in male birds provide classic evidence for Darwinian sexual selection. However, trait elaboration in birds is not gender-restricted: female song has recently been revealed as a taxonomically-widespread trait within the songbirds (oscine Passerines), prompting increased research into likely functions and social/ecological correlates. Here we use phylogenetically-informed comparative analysis to test for an evolutionary association between female song and plumage color elaboration in songbirds. If there is an evolutionary trade-off between signaling modes, we predict a negative correlation between acoustic and visual elaboration. This trade-off hypothesis has been commonly proposed in males but has mixed empirical support. Alternatively, if song and plumage have similar or overlapping functions and evolve under similar selection pressures, we predict a positive correlation between female song and female plumage elaboration. We use published data on female song for 1023 species of songbirds and a novel approach that allows for the reliable and objective comparison of color elaboration between species and genders. Our results reveal a significant positive correlation between female colorfulness and female song presence. In species where females sing, females (but not males) are on average more colorful—with concomitantly reduced average sexual dichromatism. These results suggest that female plumage and female song likely evolved together under similar selection pressures and that their respective functions are reinforcing. We discuss the potential roles of sexual vs. social selection in driving this relationship, and the implications for future research on female signals.","container-title":"Frontiers in Ecology and Evolution","DOI":"10.3389/fevo.2016.00022","ISSN":"2296-701X","page":"22","source":"Frontiers","title":"Female Song Occurs in Songbirds with More Elaborate Female Coloration and Reduced Sexual Dichromatism","volume":"4","author":[{"family":"Webb","given":"Wesley H."},{"family":"Brunton","given":"Dianne H."},{"family":"Aguirre","given":"J. David"},{"family":"Thomas","given":"Daniel B."},{"family":"Valcu","given":"Mihai"},{"family":"Dale","given":"James"}],"issued":{"date-parts":[["2016"]]}}}],"schema":"https://github.com/citation-style-language/schema/raw/master/csl-citation.json"} </w:instrText>
      </w:r>
      <w:r w:rsidR="00B9285C" w:rsidRPr="00CF2EA4">
        <w:rPr>
          <w:color w:val="000000"/>
          <w:lang w:val="en-GB"/>
        </w:rPr>
        <w:fldChar w:fldCharType="separate"/>
      </w:r>
      <w:r w:rsidR="00A47E3E" w:rsidRPr="00CF2EA4">
        <w:rPr>
          <w:noProof/>
          <w:color w:val="000000"/>
          <w:lang w:val="en-GB"/>
        </w:rPr>
        <w:t>(28,83)</w:t>
      </w:r>
      <w:r w:rsidR="00B9285C" w:rsidRPr="00CF2EA4">
        <w:rPr>
          <w:color w:val="000000"/>
          <w:lang w:val="en-GB"/>
        </w:rPr>
        <w:fldChar w:fldCharType="end"/>
      </w:r>
      <w:r w:rsidR="00B9285C" w:rsidRPr="00CF2EA4">
        <w:rPr>
          <w:color w:val="000000"/>
          <w:lang w:val="en-GB"/>
        </w:rPr>
        <w:t>,</w:t>
      </w:r>
      <w:r w:rsidR="0047780A" w:rsidRPr="00CF2EA4">
        <w:rPr>
          <w:color w:val="000000"/>
          <w:lang w:val="en-GB"/>
        </w:rPr>
        <w:t xml:space="preserve"> and several hypotheses have been proposed to explain the evolution of signal integration. </w:t>
      </w:r>
      <w:r w:rsidR="004C3D04" w:rsidRPr="00CF2EA4">
        <w:rPr>
          <w:color w:val="000000"/>
          <w:lang w:val="en-GB"/>
        </w:rPr>
        <w:t xml:space="preserve">The pattern shown here is </w:t>
      </w:r>
      <w:r w:rsidR="0047780A" w:rsidRPr="00CF2EA4">
        <w:rPr>
          <w:color w:val="000000"/>
          <w:lang w:val="en-GB"/>
        </w:rPr>
        <w:t xml:space="preserve">particularly interesting given that it integrates </w:t>
      </w:r>
      <w:del w:id="382" w:author="Diego Fabian Beltran Segura" w:date="2022-08-26T11:37:00Z">
        <w:r w:rsidR="0047780A" w:rsidRPr="00CF2EA4" w:rsidDel="00B83839">
          <w:rPr>
            <w:color w:val="000000"/>
            <w:lang w:val="en-GB"/>
          </w:rPr>
          <w:delText>very different</w:delText>
        </w:r>
      </w:del>
      <w:ins w:id="383" w:author="Diego Fabian Beltran Segura" w:date="2022-08-26T11:37:00Z">
        <w:r w:rsidR="00B83839" w:rsidRPr="00CF2EA4">
          <w:rPr>
            <w:color w:val="000000"/>
            <w:lang w:val="en-GB"/>
          </w:rPr>
          <w:t>distinct</w:t>
        </w:r>
      </w:ins>
      <w:r w:rsidR="0047780A" w:rsidRPr="00CF2EA4">
        <w:rPr>
          <w:color w:val="000000"/>
          <w:lang w:val="en-GB"/>
        </w:rPr>
        <w:t xml:space="preserve"> </w:t>
      </w:r>
      <w:r w:rsidR="004C3D04" w:rsidRPr="00CF2EA4">
        <w:rPr>
          <w:color w:val="000000"/>
          <w:lang w:val="en-GB"/>
        </w:rPr>
        <w:t xml:space="preserve">perception </w:t>
      </w:r>
      <w:r w:rsidR="0047780A" w:rsidRPr="00CF2EA4">
        <w:rPr>
          <w:color w:val="000000"/>
          <w:lang w:val="en-GB"/>
        </w:rPr>
        <w:t xml:space="preserve">axes (visual, and auditory), and it could represent a case of </w:t>
      </w:r>
      <w:r w:rsidR="00A0385A" w:rsidRPr="00CF2EA4">
        <w:rPr>
          <w:color w:val="000000"/>
          <w:lang w:val="en-GB"/>
        </w:rPr>
        <w:t xml:space="preserve">evolution of </w:t>
      </w:r>
      <w:r w:rsidR="0047780A" w:rsidRPr="00CF2EA4">
        <w:rPr>
          <w:color w:val="000000"/>
          <w:lang w:val="en-GB"/>
        </w:rPr>
        <w:t xml:space="preserve">redundant </w:t>
      </w:r>
      <w:del w:id="384" w:author="Diego Fabian Beltran Segura" w:date="2022-08-25T17:42:00Z">
        <w:r w:rsidR="0047780A" w:rsidRPr="00CF2EA4" w:rsidDel="00810AC5">
          <w:rPr>
            <w:color w:val="000000"/>
            <w:lang w:val="en-GB"/>
          </w:rPr>
          <w:delText xml:space="preserve">(or back-up) </w:delText>
        </w:r>
      </w:del>
      <w:r w:rsidR="0047780A" w:rsidRPr="00CF2EA4">
        <w:rPr>
          <w:color w:val="000000"/>
          <w:lang w:val="en-GB"/>
        </w:rPr>
        <w:t>signals</w:t>
      </w:r>
      <w:r w:rsidR="00B9285C" w:rsidRPr="00CF2EA4">
        <w:rPr>
          <w:color w:val="000000"/>
          <w:lang w:val="en-GB"/>
        </w:rPr>
        <w:t xml:space="preserve"> </w:t>
      </w:r>
      <w:r w:rsidR="00B9285C" w:rsidRPr="00CF2EA4">
        <w:rPr>
          <w:color w:val="000000"/>
          <w:lang w:val="en-GB"/>
        </w:rPr>
        <w:fldChar w:fldCharType="begin"/>
      </w:r>
      <w:r w:rsidR="00A47E3E" w:rsidRPr="00CF2EA4">
        <w:rPr>
          <w:color w:val="000000"/>
          <w:lang w:val="en-GB"/>
        </w:rPr>
        <w:instrText xml:space="preserve"> ADDIN ZOTERO_ITEM CSL_CITATION {"citationID":"FhpqYp3A","properties":{"formattedCitation":"(39,84)","plainCitation":"(39,84)","noteIndex":0},"citationItems":[{"id":607,"uris":["http://zotero.org/users/local/w8RmTn1Z/items/4N9IJXU5"],"itemData":{"id":607,"type":"article-journal","abstract":"Males of many animals have more than a single exaggerated secondary sexual character, but inter-specific variability in the number of ornaments has never been explained. We examine three hypotheses that may account for the presence of multiple ornaments. First, the multiple message hypothesis proposes that each display reflects a single property of the overall quality of an animal. This is likely to be the case for ornaments that respond to condition on different time scales. Second, the redundant signal hypothesis suggests that each ornament gives a partial indication of condition. Females pay attention to several sex traits because in combination they provide a better estimate of general condition than does any single ornament. The redundant signal hypothesis predicts that (i) multiple ornaments should be particularly common among taxa with relatively uncostly and fine-tuned female choice, and (ii) females pay equal attention to the expression of all the secondary sex traits in order to obtain an estimate of overall male condition. Finally, the unreliable signal hypothesis argues that some ornaments are unreliable indicators of overall condition and are only maintained because they are relatively uncostly to produce and there is a weak female preference for them. This predicts that (i) multiple sexual ornaments should be particularly common in taxa with the most intense sexual selection (i.e. lekking and other polygynous taxa), and (ii) there should be more evidence for condition dependence in ornaments of species with single as opposed to multiple ornaments. Both the latter predictions are supported by data on feather ornaments in birds.","container-title":"Behavioral Ecology and Sociobiology","DOI":"10.1007/BF00173774","ISSN":"1432-0762","issue":"3","journalAbbreviation":"Behav Ecol Sociobiol","language":"en","page":"167-176","source":"Springer Link","title":"Why have birds got multiple sexual ornaments?","volume":"32","author":[{"family":"Moller","given":"A.P."},{"family":"Pomiankowski","given":"A."}],"issued":{"date-parts":[["1993",3,1]]}}},{"id":609,"uris":["http://zotero.org/users/local/w8RmTn1Z/items/75NYLWKI"],"itemData":{"id":609,"type":"article-journal","abstract":"An increasing number of studies ﬁnd females to base their mate choice on several cues. Why this occurs is debated and many diﬀerent hypotheses have been proposed. Here I review the hypotheses and the evidence in favour of them. At the same time I provide a new categorisation based on the adaptiveness of the preferences and the information content of the cues. A few comparative and empirical studies suggest that most multiple cues are Fisherian attractiveness cues or uninformative cues that occur alongside a viability indicator and facilitate detection, improve signal reception, or are remnants from past selection pressures. However, much evidence exists for multiple cues providing additional information and serving as multiple messages that either indicate general mate quality or enable females that diﬀer in mate preferences to choose the most suitable male. Less evidence exists for multiple cues serving as back-up signals. The importance of receiver psychology, multiple sensory environments and signal interaction in the evolution of multiple cues and preferences has received surprisingly little attention but may be of crucial importance. Similarly, sexual conﬂict has been proposed to result in maladaptive preferences for manipulative cues, and in neutral preferences for threshold cues, but no reliable evidence exists so far. An important factor in the evolution of multiple preferences is the cost of using additional cues. Most theoretical work assumes that the cost of choice increases with the number of cues used, which restricts the conditions under which preferences for multiple cues are expected to evolve. I suggest that in contrast to this expectation, the use of multiple cues can reduce mate choice costs by decreasing the number of mates inspected more closely or the time and energy spent inspecting a set of mates. This may be one explanation for why multiple cues are more common than usually expected. Finally I discuss the consequences that the use of multiple cues may have for the process of sexual selection, the maintenance of genetic variation, and speciation.","container-title":"Biological Reviews","DOI":"10.1017/S1464793103006158","ISSN":"14647931, 1469185X","issue":"4","journalAbbreviation":"Biol. Rev.","language":"en","page":"575-595","source":"DOI.org (Crossref)","title":"The use of multiple cues in mate choice","volume":"78","author":[{"family":"Candolin","given":"Ulrika"}],"issued":{"date-parts":[["2003",11]]}}}],"schema":"https://github.com/citation-style-language/schema/raw/master/csl-citation.json"} </w:instrText>
      </w:r>
      <w:r w:rsidR="00B9285C" w:rsidRPr="00CF2EA4">
        <w:rPr>
          <w:color w:val="000000"/>
          <w:lang w:val="en-GB"/>
        </w:rPr>
        <w:fldChar w:fldCharType="separate"/>
      </w:r>
      <w:r w:rsidR="00A47E3E" w:rsidRPr="00CF2EA4">
        <w:rPr>
          <w:noProof/>
          <w:color w:val="000000"/>
          <w:lang w:val="en-GB"/>
        </w:rPr>
        <w:t>(39,84)</w:t>
      </w:r>
      <w:r w:rsidR="00B9285C" w:rsidRPr="00CF2EA4">
        <w:rPr>
          <w:color w:val="000000"/>
          <w:lang w:val="en-GB"/>
        </w:rPr>
        <w:fldChar w:fldCharType="end"/>
      </w:r>
      <w:r w:rsidR="0047780A" w:rsidRPr="00CF2EA4">
        <w:rPr>
          <w:color w:val="000000"/>
          <w:lang w:val="en-GB"/>
        </w:rPr>
        <w:t>. If signal</w:t>
      </w:r>
      <w:r w:rsidR="00A0385A" w:rsidRPr="00CF2EA4">
        <w:rPr>
          <w:color w:val="000000"/>
          <w:lang w:val="en-GB"/>
        </w:rPr>
        <w:t>ling</w:t>
      </w:r>
      <w:r w:rsidR="0047780A" w:rsidRPr="00CF2EA4">
        <w:rPr>
          <w:color w:val="000000"/>
          <w:lang w:val="en-GB"/>
        </w:rPr>
        <w:t xml:space="preserve"> traits are associated with good condition, a single sexual character could </w:t>
      </w:r>
      <w:del w:id="385" w:author="Diego Fabian Beltran Segura" w:date="2022-08-26T11:38:00Z">
        <w:r w:rsidR="0047780A" w:rsidRPr="00CF2EA4" w:rsidDel="00B83839">
          <w:rPr>
            <w:color w:val="000000"/>
            <w:lang w:val="en-GB"/>
          </w:rPr>
          <w:delText xml:space="preserve">only </w:delText>
        </w:r>
      </w:del>
      <w:r w:rsidR="0047780A" w:rsidRPr="00CF2EA4">
        <w:rPr>
          <w:color w:val="000000"/>
          <w:lang w:val="en-GB"/>
        </w:rPr>
        <w:t xml:space="preserve">partially represent the quality of the individual and </w:t>
      </w:r>
      <w:r w:rsidR="00A0385A" w:rsidRPr="00CF2EA4">
        <w:rPr>
          <w:color w:val="000000"/>
          <w:lang w:val="en-GB"/>
        </w:rPr>
        <w:t>complementary traits could provide a better overall quality assessment</w:t>
      </w:r>
      <w:r w:rsidR="0047780A" w:rsidRPr="00CF2EA4">
        <w:rPr>
          <w:color w:val="000000"/>
          <w:lang w:val="en-GB"/>
        </w:rPr>
        <w:t xml:space="preserve">. In hummingbirds, male song could function as a </w:t>
      </w:r>
      <w:r w:rsidR="00713A97" w:rsidRPr="00CF2EA4">
        <w:rPr>
          <w:color w:val="000000"/>
          <w:lang w:val="en-GB"/>
        </w:rPr>
        <w:t>long</w:t>
      </w:r>
      <w:del w:id="386" w:author="Diego Fabian Beltran Segura" w:date="2022-08-26T11:38:00Z">
        <w:r w:rsidR="00713A97" w:rsidRPr="00CF2EA4" w:rsidDel="00B83839">
          <w:rPr>
            <w:color w:val="000000"/>
            <w:lang w:val="en-GB"/>
          </w:rPr>
          <w:delText>er</w:delText>
        </w:r>
      </w:del>
      <w:r w:rsidR="0047780A" w:rsidRPr="00CF2EA4">
        <w:rPr>
          <w:color w:val="000000"/>
          <w:lang w:val="en-GB"/>
        </w:rPr>
        <w:t xml:space="preserve">-range female attractor, </w:t>
      </w:r>
      <w:r w:rsidR="00713A97" w:rsidRPr="00CF2EA4">
        <w:rPr>
          <w:color w:val="000000"/>
          <w:lang w:val="en-GB"/>
        </w:rPr>
        <w:t>and</w:t>
      </w:r>
      <w:r w:rsidR="0047780A" w:rsidRPr="00CF2EA4">
        <w:rPr>
          <w:color w:val="000000"/>
          <w:lang w:val="en-GB"/>
        </w:rPr>
        <w:t xml:space="preserve"> </w:t>
      </w:r>
      <w:r w:rsidR="00067751" w:rsidRPr="00CF2EA4">
        <w:rPr>
          <w:color w:val="000000"/>
          <w:lang w:val="en-GB"/>
        </w:rPr>
        <w:t xml:space="preserve">conspicuous </w:t>
      </w:r>
      <w:r w:rsidR="0047780A" w:rsidRPr="00CF2EA4">
        <w:rPr>
          <w:color w:val="000000"/>
          <w:lang w:val="en-GB"/>
        </w:rPr>
        <w:t xml:space="preserve">coloration of the crown and </w:t>
      </w:r>
      <w:proofErr w:type="spellStart"/>
      <w:r w:rsidR="0047780A" w:rsidRPr="00CF2EA4">
        <w:rPr>
          <w:color w:val="000000"/>
          <w:lang w:val="en-GB"/>
        </w:rPr>
        <w:t>gorget</w:t>
      </w:r>
      <w:proofErr w:type="spellEnd"/>
      <w:r w:rsidR="0047780A" w:rsidRPr="00CF2EA4">
        <w:rPr>
          <w:color w:val="000000"/>
          <w:lang w:val="en-GB"/>
        </w:rPr>
        <w:t xml:space="preserve"> can act as a secondary quality indicator when in visual contact</w:t>
      </w:r>
      <w:r w:rsidR="00B9285C" w:rsidRPr="00CF2EA4">
        <w:rPr>
          <w:color w:val="000000"/>
          <w:lang w:val="en-GB"/>
        </w:rPr>
        <w:t xml:space="preserve"> </w:t>
      </w:r>
      <w:r w:rsidR="00B9285C" w:rsidRPr="00CF2EA4">
        <w:rPr>
          <w:color w:val="000000"/>
          <w:lang w:val="en-GB"/>
        </w:rPr>
        <w:fldChar w:fldCharType="begin"/>
      </w:r>
      <w:r w:rsidR="00A47E3E" w:rsidRPr="00CF2EA4">
        <w:rPr>
          <w:color w:val="000000"/>
          <w:lang w:val="en-GB"/>
        </w:rPr>
        <w:instrText xml:space="preserve"> ADDIN ZOTERO_ITEM CSL_CITATION {"citationID":"0kPMGi5n","properties":{"formattedCitation":"(85)","plainCitation":"(85)","noteIndex":0},"citationItems":[{"id":96,"uris":["http://zotero.org/users/local/w8RmTn1Z/items/UELPYALS"],"itemData":{"id":96,"type":"article-journal","abstract":"Animals exhibit a diversity of colours that can play key roles in mating interactions. However, we presently lack an understanding of the relative importance of the environment, behaviour and natural reﬂective properties of colourful ornaments in shaping an individual’s colour appearance during mating displays. We investigated interactions among structurally based plumage, display environments and courtship shuttle displays of male Costa’s hummingbirds (Calypte costae) to test how these elements may differentially contribute to colour appearance during shuttles. Male position relative to the sun was the strongest predictor of colour appearance, with shuttle behaviours and feather reﬂectance playing smaller roles. Furthermore, male solar orientation and shuttling behaviour (e.g. shuttle width) were repeatable among displays, whereas male colour appearance mostly was not. These results emphasise the contributions of behaviour and environment to colour-signalling and suggest that relying on reﬂectance measurements of colourful ornaments alone provides an incomplete picture of ecologically relevant visual phenotypes of displaying animals.","container-title":"Ecology Letters","DOI":"10.1111/ele.13125","ISSN":"1461023X","issue":"9","journalAbbreviation":"Ecol Lett","language":"en","page":"1413-1422","source":"DOI.org (Crossref)","title":"It's not just what you have, but how you use it: solar-positional and behavioural effects on hummingbird colour appearance during courtship","title-short":"It's not just what you have, but how you use it","volume":"21","author":[{"family":"Simpson","given":"Richard K."},{"family":"McGraw","given":"Kevin J."}],"editor":[{"family":"Grether","given":"Greg"}],"issued":{"date-parts":[["2018",9]]}}}],"schema":"https://github.com/citation-style-language/schema/raw/master/csl-citation.json"} </w:instrText>
      </w:r>
      <w:r w:rsidR="00B9285C" w:rsidRPr="00CF2EA4">
        <w:rPr>
          <w:color w:val="000000"/>
          <w:lang w:val="en-GB"/>
        </w:rPr>
        <w:fldChar w:fldCharType="separate"/>
      </w:r>
      <w:r w:rsidR="00A47E3E" w:rsidRPr="00CF2EA4">
        <w:rPr>
          <w:noProof/>
          <w:color w:val="000000"/>
          <w:lang w:val="en-GB"/>
        </w:rPr>
        <w:t>(85)</w:t>
      </w:r>
      <w:r w:rsidR="00B9285C" w:rsidRPr="00CF2EA4">
        <w:rPr>
          <w:color w:val="000000"/>
          <w:lang w:val="en-GB"/>
        </w:rPr>
        <w:fldChar w:fldCharType="end"/>
      </w:r>
      <w:r w:rsidR="0047780A" w:rsidRPr="00CF2EA4">
        <w:rPr>
          <w:color w:val="000000"/>
          <w:lang w:val="en-GB"/>
        </w:rPr>
        <w:t xml:space="preserve">. This relationship in hummingbirds contrasts with the one </w:t>
      </w:r>
      <w:r w:rsidR="00713A97" w:rsidRPr="00CF2EA4">
        <w:rPr>
          <w:color w:val="000000"/>
          <w:lang w:val="en-GB"/>
        </w:rPr>
        <w:t xml:space="preserve">found </w:t>
      </w:r>
      <w:r w:rsidR="0047780A" w:rsidRPr="00CF2EA4">
        <w:rPr>
          <w:color w:val="000000"/>
          <w:lang w:val="en-GB"/>
        </w:rPr>
        <w:t>in cardueline finches</w:t>
      </w:r>
      <w:r w:rsidR="00B9285C" w:rsidRPr="00CF2EA4">
        <w:rPr>
          <w:color w:val="000000"/>
          <w:lang w:val="en-GB"/>
        </w:rPr>
        <w:t xml:space="preserve"> </w:t>
      </w:r>
      <w:r w:rsidR="00B9285C" w:rsidRPr="00CF2EA4">
        <w:rPr>
          <w:color w:val="000000"/>
          <w:lang w:val="en-GB"/>
        </w:rPr>
        <w:fldChar w:fldCharType="begin"/>
      </w:r>
      <w:r w:rsidR="00A47E3E" w:rsidRPr="00CF2EA4">
        <w:rPr>
          <w:color w:val="000000"/>
          <w:lang w:val="en-GB"/>
        </w:rPr>
        <w:instrText xml:space="preserve"> ADDIN ZOTERO_ITEM CSL_CITATION {"citationID":"O9CgNTyI","properties":{"formattedCitation":"(86)","plainCitation":"(86)","noteIndex":0},"citationItems":[{"id":613,"uris":["http://zotero.org/users/local/w8RmTn1Z/items/JJETATWA"],"itemData":{"id":613,"type":"article-journal","abstract":"Elaborate plumage and complex songs of male birds are two of the best-known examples of sexually selected traits, yet the interaction between these traits is poorly understood. Theory suggests that among a suite of potential displays, animals will emphasize traits that are most conspicuous, least costly, or best signal condition and reduce display of other traits. Here we examined the relationship between song and plumage elaborations in cardueline finches, songbirds that are highly variable in plumage displays and songs, but that share a similar mating system. We statistically controlled for body mass, habitat characteristics, and phylogenetic relationships and found that across species song complexity was strongly negatively related to elaboration of plumage ornamentation. When plumage coloration was partitioned into carotenoid-based and melanin-based components, song complexity was negatively related to elaboration of male carotenoid-based coloration but unrelated to elaboration of melanin-based coloration. These observations support the idea that, for condition-dependent traits, animal species trade off trait expression in response to changes in the costs or the information content of these traits. We discuss several alternative explanations for the observed pattern.","container-title":"Evolution","DOI":"10.1111/j.0014-3820.2002.tb01350.x","ISSN":"1558-5646","issue":"2","language":"en","note":"_eprint: https://onlinelibrary.wiley.com/doi/pdf/10.1111/j.0014-3820.2002.tb01350.x","page":"412-419","source":"Wiley Online Library","title":"Species Divergence in Sexually Selected Traits: Increase in Song Elaboration Is Related to Decrease in Plumage Ornamentation in Finches","title-short":"Species Divergence in Sexually Selected Traits","volume":"56","author":[{"family":"Badyaev","given":"Alexander V."},{"family":"Hill","given":"Geoffrey E."},{"family":"Weckworth","given":"Byron V."}],"issued":{"date-parts":[["2002"]]}}}],"schema":"https://github.com/citation-style-language/schema/raw/master/csl-citation.json"} </w:instrText>
      </w:r>
      <w:r w:rsidR="00B9285C" w:rsidRPr="00CF2EA4">
        <w:rPr>
          <w:color w:val="000000"/>
          <w:lang w:val="en-GB"/>
        </w:rPr>
        <w:fldChar w:fldCharType="separate"/>
      </w:r>
      <w:r w:rsidR="00A47E3E" w:rsidRPr="00CF2EA4">
        <w:rPr>
          <w:noProof/>
          <w:color w:val="000000"/>
          <w:lang w:val="en-GB"/>
        </w:rPr>
        <w:t>(86)</w:t>
      </w:r>
      <w:r w:rsidR="00B9285C" w:rsidRPr="00CF2EA4">
        <w:rPr>
          <w:color w:val="000000"/>
          <w:lang w:val="en-GB"/>
        </w:rPr>
        <w:fldChar w:fldCharType="end"/>
      </w:r>
      <w:r w:rsidR="0047780A" w:rsidRPr="00CF2EA4">
        <w:rPr>
          <w:color w:val="000000"/>
          <w:lang w:val="en-GB"/>
        </w:rPr>
        <w:t xml:space="preserve">, where </w:t>
      </w:r>
      <w:r w:rsidR="00713A97" w:rsidRPr="00CF2EA4">
        <w:rPr>
          <w:color w:val="000000"/>
          <w:lang w:val="en-GB"/>
        </w:rPr>
        <w:t xml:space="preserve">there is </w:t>
      </w:r>
      <w:r w:rsidR="0047780A" w:rsidRPr="00CF2EA4">
        <w:rPr>
          <w:color w:val="000000"/>
          <w:lang w:val="en-GB"/>
        </w:rPr>
        <w:t xml:space="preserve">a trade-off between plumage ornamentation and song elaboration. Although </w:t>
      </w:r>
      <w:del w:id="387" w:author="Diego Fabian Beltran Segura" w:date="2022-08-26T11:39:00Z">
        <w:r w:rsidR="0047780A" w:rsidRPr="00CF2EA4" w:rsidDel="00082723">
          <w:rPr>
            <w:color w:val="000000"/>
            <w:lang w:val="en-GB"/>
          </w:rPr>
          <w:delText xml:space="preserve">here </w:delText>
        </w:r>
      </w:del>
      <w:r w:rsidR="0047780A" w:rsidRPr="00CF2EA4">
        <w:rPr>
          <w:color w:val="000000"/>
          <w:lang w:val="en-GB"/>
        </w:rPr>
        <w:t xml:space="preserve">we did not include a measurement of plumage </w:t>
      </w:r>
      <w:r w:rsidR="002009BB" w:rsidRPr="00CF2EA4">
        <w:rPr>
          <w:color w:val="000000"/>
          <w:lang w:val="en-GB"/>
        </w:rPr>
        <w:t>colour</w:t>
      </w:r>
      <w:r w:rsidR="00B2589A" w:rsidRPr="00CF2EA4">
        <w:rPr>
          <w:color w:val="000000"/>
          <w:lang w:val="en-GB"/>
        </w:rPr>
        <w:t xml:space="preserve"> complexity</w:t>
      </w:r>
      <w:r w:rsidR="0047780A" w:rsidRPr="00CF2EA4">
        <w:rPr>
          <w:color w:val="000000"/>
          <w:lang w:val="en-GB"/>
        </w:rPr>
        <w:t>, the</w:t>
      </w:r>
      <w:r w:rsidR="00713A97" w:rsidRPr="00CF2EA4">
        <w:rPr>
          <w:color w:val="000000"/>
          <w:lang w:val="en-GB"/>
        </w:rPr>
        <w:t xml:space="preserve">se contrasting results </w:t>
      </w:r>
      <w:del w:id="388" w:author="Diego Fabian Beltran Segura" w:date="2022-08-26T11:39:00Z">
        <w:r w:rsidR="00713A97" w:rsidRPr="00CF2EA4" w:rsidDel="00EC42AA">
          <w:rPr>
            <w:color w:val="000000"/>
            <w:lang w:val="en-GB"/>
          </w:rPr>
          <w:delText xml:space="preserve">are </w:delText>
        </w:r>
        <w:r w:rsidR="0047780A" w:rsidRPr="00CF2EA4" w:rsidDel="00EC42AA">
          <w:rPr>
            <w:color w:val="000000"/>
            <w:lang w:val="en-GB"/>
          </w:rPr>
          <w:delText xml:space="preserve">interesting and </w:delText>
        </w:r>
      </w:del>
      <w:r w:rsidR="0047780A" w:rsidRPr="00CF2EA4">
        <w:rPr>
          <w:color w:val="000000"/>
          <w:lang w:val="en-GB"/>
        </w:rPr>
        <w:t xml:space="preserve">could </w:t>
      </w:r>
      <w:r w:rsidR="00713A97" w:rsidRPr="00CF2EA4">
        <w:rPr>
          <w:color w:val="000000"/>
          <w:lang w:val="en-GB"/>
        </w:rPr>
        <w:t xml:space="preserve">potentially </w:t>
      </w:r>
      <w:r w:rsidR="0047780A" w:rsidRPr="00CF2EA4">
        <w:rPr>
          <w:color w:val="000000"/>
          <w:lang w:val="en-GB"/>
        </w:rPr>
        <w:t xml:space="preserve">be </w:t>
      </w:r>
      <w:r w:rsidR="00713A97" w:rsidRPr="00CF2EA4">
        <w:rPr>
          <w:color w:val="000000"/>
          <w:lang w:val="en-GB"/>
        </w:rPr>
        <w:t>explained</w:t>
      </w:r>
      <w:r w:rsidR="0047780A" w:rsidRPr="00CF2EA4">
        <w:rPr>
          <w:color w:val="000000"/>
          <w:lang w:val="en-GB"/>
        </w:rPr>
        <w:t xml:space="preserve"> by higher </w:t>
      </w:r>
      <w:r w:rsidR="002009BB" w:rsidRPr="00CF2EA4">
        <w:rPr>
          <w:color w:val="000000"/>
          <w:lang w:val="en-GB"/>
        </w:rPr>
        <w:t>colour</w:t>
      </w:r>
      <w:r w:rsidR="0047780A" w:rsidRPr="00CF2EA4">
        <w:rPr>
          <w:color w:val="000000"/>
          <w:lang w:val="en-GB"/>
        </w:rPr>
        <w:t xml:space="preserve"> compartmentalization in hummingbirds</w:t>
      </w:r>
      <w:r w:rsidR="00C95D06" w:rsidRPr="00CF2EA4">
        <w:rPr>
          <w:color w:val="000000"/>
          <w:lang w:val="en-GB"/>
        </w:rPr>
        <w:t xml:space="preserve">. Colour compartmentalization is common in many hummingbirds species, were specific patches are brightly coloured (crown and </w:t>
      </w:r>
      <w:proofErr w:type="spellStart"/>
      <w:r w:rsidR="00C95D06" w:rsidRPr="00CF2EA4">
        <w:rPr>
          <w:color w:val="000000"/>
          <w:lang w:val="en-GB"/>
        </w:rPr>
        <w:t>gorget</w:t>
      </w:r>
      <w:proofErr w:type="spellEnd"/>
      <w:r w:rsidR="00C95D06" w:rsidRPr="00CF2EA4">
        <w:rPr>
          <w:color w:val="000000"/>
          <w:lang w:val="en-GB"/>
        </w:rPr>
        <w:t>) and associated with sexual selection, while others are drab and associated with crypsis</w:t>
      </w:r>
      <w:ins w:id="389" w:author="Diego Fabian Beltran Segura" w:date="2022-08-25T17:44:00Z">
        <w:r w:rsidR="00192EE4" w:rsidRPr="00CF2EA4">
          <w:rPr>
            <w:color w:val="000000"/>
            <w:lang w:val="en-GB"/>
          </w:rPr>
          <w:t xml:space="preserve"> which </w:t>
        </w:r>
        <w:r w:rsidR="00192EE4" w:rsidRPr="00CF2EA4">
          <w:rPr>
            <w:color w:val="000000"/>
            <w:lang w:val="en-GB"/>
          </w:rPr>
          <w:t>could be the result of strong sexual selection, in conjunction with other interacting forces such as natural selection</w:t>
        </w:r>
      </w:ins>
      <w:r w:rsidR="00C95D06" w:rsidRPr="00CF2EA4">
        <w:rPr>
          <w:color w:val="000000"/>
          <w:lang w:val="en-GB"/>
        </w:rPr>
        <w:t xml:space="preserve"> </w:t>
      </w:r>
      <w:r w:rsidR="00C95D06" w:rsidRPr="00CF2EA4">
        <w:rPr>
          <w:color w:val="000000"/>
          <w:lang w:val="en-GB"/>
        </w:rPr>
        <w:fldChar w:fldCharType="begin"/>
      </w:r>
      <w:r w:rsidR="00A47E3E" w:rsidRPr="00CF2EA4">
        <w:rPr>
          <w:color w:val="000000"/>
          <w:lang w:val="en-GB"/>
        </w:rPr>
        <w:instrText xml:space="preserve"> ADDIN ZOTERO_ITEM CSL_CITATION {"citationID":"iDDAMs9V","properties":{"formattedCitation":"(43,45)","plainCitation":"(43,45)","noteIndex":0},"citationItems":[{"id":7,"uris":["http://zotero.org/users/local/w8RmTn1Z/items/9VQT3263"],"itemData":{"id":7,"type":"article-journal","container-title":"Evolution","DOI":"10.1111/j.1558-5646.2009.00827.x","ISSN":"00143820, 15585646","issue":"2","language":"en","page":"324-335","source":"DOI.org (Crossref)","title":"Color evolution in the hummingbird genus &lt;i&gt;Coeligena&lt;/i&gt;","volume":"64","author":[{"family":"Parra","given":"Juan Luis"}],"issued":{"date-parts":[["2010",2]]}}},{"id":438,"uris":["http://zotero.org/users/local/w8RmTn1Z/items/JD9QRQT7"],"itemData":{"id":438,"type":"article-journal","container-title":"Evolution","DOI":"10.1111/evo.14277","ISSN":"0014-3820, 1558-5646","issue":"7","journalAbbreviation":"Evolution","language":"en","page":"1665-1680","source":"DOI.org (Crossref)","title":"Speciation rates are positively correlated with the rate of plumage color evolution in hummingbirds","volume":"75","author":[{"family":"Beltrán","given":"Diego F."},{"family":"Shultz","given":"Allison J."},{"family":"Parra","given":"Juan L."}],"issued":{"date-parts":[["2021",7]]}}}],"schema":"https://github.com/citation-style-language/schema/raw/master/csl-citation.json"} </w:instrText>
      </w:r>
      <w:r w:rsidR="00C95D06" w:rsidRPr="00CF2EA4">
        <w:rPr>
          <w:color w:val="000000"/>
          <w:lang w:val="en-GB"/>
        </w:rPr>
        <w:fldChar w:fldCharType="separate"/>
      </w:r>
      <w:r w:rsidR="00A47E3E" w:rsidRPr="00CF2EA4">
        <w:rPr>
          <w:noProof/>
          <w:color w:val="000000"/>
          <w:lang w:val="en-GB"/>
        </w:rPr>
        <w:t>(43,45)</w:t>
      </w:r>
      <w:r w:rsidR="00C95D06" w:rsidRPr="00CF2EA4">
        <w:rPr>
          <w:color w:val="000000"/>
          <w:lang w:val="en-GB"/>
        </w:rPr>
        <w:fldChar w:fldCharType="end"/>
      </w:r>
      <w:r w:rsidR="00C95D06" w:rsidRPr="00CF2EA4">
        <w:rPr>
          <w:color w:val="000000"/>
          <w:lang w:val="en-GB"/>
        </w:rPr>
        <w:t>.</w:t>
      </w:r>
      <w:r w:rsidR="0047780A" w:rsidRPr="00CF2EA4">
        <w:rPr>
          <w:color w:val="000000"/>
          <w:lang w:val="en-GB"/>
        </w:rPr>
        <w:t xml:space="preserve"> </w:t>
      </w:r>
      <w:del w:id="390" w:author="Diego Fabian Beltran Segura" w:date="2022-08-25T17:44:00Z">
        <w:r w:rsidR="00C95D06" w:rsidRPr="00CF2EA4" w:rsidDel="00192EE4">
          <w:rPr>
            <w:color w:val="000000"/>
            <w:lang w:val="en-GB"/>
          </w:rPr>
          <w:delText xml:space="preserve">The evolution of marked colour contrast among patches is found in </w:delText>
        </w:r>
        <w:r w:rsidR="00C95D06" w:rsidRPr="00CF2EA4" w:rsidDel="00192EE4">
          <w:rPr>
            <w:color w:val="000000"/>
            <w:lang w:val="en-GB"/>
          </w:rPr>
          <w:lastRenderedPageBreak/>
          <w:delText xml:space="preserve">other avian clades and </w:delText>
        </w:r>
        <w:r w:rsidR="00C85CA7" w:rsidRPr="00CF2EA4" w:rsidDel="00192EE4">
          <w:rPr>
            <w:color w:val="000000"/>
            <w:lang w:val="en-GB"/>
          </w:rPr>
          <w:delText>could be the result of</w:delText>
        </w:r>
        <w:r w:rsidR="0047780A" w:rsidRPr="00CF2EA4" w:rsidDel="00192EE4">
          <w:rPr>
            <w:color w:val="000000"/>
            <w:lang w:val="en-GB"/>
          </w:rPr>
          <w:delText xml:space="preserve"> strong sexual selection</w:delText>
        </w:r>
        <w:r w:rsidR="00C85CA7" w:rsidRPr="00CF2EA4" w:rsidDel="00192EE4">
          <w:rPr>
            <w:color w:val="000000"/>
            <w:lang w:val="en-GB"/>
          </w:rPr>
          <w:delText xml:space="preserve">, </w:delText>
        </w:r>
        <w:r w:rsidR="00C95D06" w:rsidRPr="00CF2EA4" w:rsidDel="00192EE4">
          <w:rPr>
            <w:color w:val="000000"/>
            <w:lang w:val="en-GB"/>
          </w:rPr>
          <w:delText>in conjunction with</w:delText>
        </w:r>
        <w:r w:rsidR="00C85CA7" w:rsidRPr="00CF2EA4" w:rsidDel="00192EE4">
          <w:rPr>
            <w:color w:val="000000"/>
            <w:lang w:val="en-GB"/>
          </w:rPr>
          <w:delText xml:space="preserve"> </w:delText>
        </w:r>
        <w:r w:rsidR="00C95D06" w:rsidRPr="00CF2EA4" w:rsidDel="00192EE4">
          <w:rPr>
            <w:color w:val="000000"/>
            <w:lang w:val="en-GB"/>
          </w:rPr>
          <w:delText xml:space="preserve">other </w:delText>
        </w:r>
        <w:r w:rsidR="00C85CA7" w:rsidRPr="00CF2EA4" w:rsidDel="00192EE4">
          <w:rPr>
            <w:color w:val="000000"/>
            <w:lang w:val="en-GB"/>
          </w:rPr>
          <w:delText>interacting forces</w:delText>
        </w:r>
        <w:r w:rsidR="00C95D06" w:rsidRPr="00CF2EA4" w:rsidDel="00192EE4">
          <w:rPr>
            <w:color w:val="000000"/>
            <w:lang w:val="en-GB"/>
          </w:rPr>
          <w:delText>, such as natural selection</w:delText>
        </w:r>
        <w:r w:rsidR="00BD7DC4" w:rsidRPr="00CF2EA4" w:rsidDel="00192EE4">
          <w:rPr>
            <w:color w:val="000000"/>
            <w:lang w:val="en-GB"/>
          </w:rPr>
          <w:delText xml:space="preserve"> </w:delText>
        </w:r>
        <w:r w:rsidR="00BD7DC4" w:rsidRPr="00CF2EA4" w:rsidDel="00192EE4">
          <w:rPr>
            <w:color w:val="000000"/>
            <w:lang w:val="en-GB"/>
          </w:rPr>
          <w:fldChar w:fldCharType="begin"/>
        </w:r>
        <w:r w:rsidR="00F1545A" w:rsidRPr="00CF2EA4" w:rsidDel="00192EE4">
          <w:rPr>
            <w:color w:val="000000"/>
            <w:lang w:val="en-GB"/>
          </w:rPr>
          <w:delInstrText xml:space="preserve"> ADDIN ZOTERO_ITEM CSL_CITATION {"citationID":"HXZcBX1f","properties":{"formattedCitation":"(9,92)","plainCitation":"(9,92)","noteIndex":0},"citationItems":[{"id":94,"uris":["http://zotero.org/users/local/w8RmTn1Z/items/ALDHE83D"],"itemData":{"id":94,"type":"article-journal","container-title":"Evolution","DOI":"10.1111/evo.13196","ISSN":"00143820","issue":"4","journalAbbreviation":"Evolution","language":"en","page":"1061-1074","source":"DOI.org (Crossref)","title":"The role of sexual and natural selection in shaping patterns of sexual dichromatism in the largest family of songbirds (Aves: Thraupidae): EVOLUTION OF SEXUAL DICHROMATISM IN THE TANAGERS","title-short":"The role of sexual and natural selection in shaping patterns of sexual dichromatism in the largest family of songbirds (Aves","volume":"71","author":[{"family":"Shultz","given":"Allison J."},{"family":"Burns","given":"Kevin J."}],"issued":{"date-parts":[["2017",4]]}}},{"id":54,"uris":["http://zotero.org/users/local/w8RmTn1Z/items/3U44LVKG"],"itemData":{"id":54,"type":"article-journal","container-title":"Evolution","DOI":"10.1111/evo.12912","ISSN":"00143820","issue":"5","journalAbbreviation":"Evolution","language":"en","page":"1064-1079","source":"DOI.org (Crossref)","title":"Selection, constraint, and the evolution of coloration in African starlings: SELECTION, CONSTRAINTS AND COLOR EVOLUTION","title-short":"Selection, constraint, and the evolution of coloration in African starlings","volume":"70","author":[{"family":"Maia","given":"Rafael"},{"family":"Rubenstein","given":"Dustin R."},{"family":"Shawkey","given":"Matthew D."}],"issued":{"date-parts":[["2016",5]]}}}],"schema":"https://github.com/citation-style-language/schema/raw/master/csl-citation.json"} </w:delInstrText>
        </w:r>
        <w:r w:rsidR="00BD7DC4" w:rsidRPr="00CF2EA4" w:rsidDel="00192EE4">
          <w:rPr>
            <w:color w:val="000000"/>
            <w:lang w:val="en-GB"/>
          </w:rPr>
          <w:fldChar w:fldCharType="separate"/>
        </w:r>
        <w:r w:rsidR="00F1545A" w:rsidRPr="00CF2EA4" w:rsidDel="00192EE4">
          <w:rPr>
            <w:noProof/>
            <w:color w:val="000000"/>
            <w:lang w:val="en-GB"/>
          </w:rPr>
          <w:delText>(9,92)</w:delText>
        </w:r>
        <w:r w:rsidR="00BD7DC4" w:rsidRPr="00CF2EA4" w:rsidDel="00192EE4">
          <w:rPr>
            <w:color w:val="000000"/>
            <w:lang w:val="en-GB"/>
          </w:rPr>
          <w:fldChar w:fldCharType="end"/>
        </w:r>
        <w:r w:rsidR="00C95D06" w:rsidRPr="00CF2EA4" w:rsidDel="00192EE4">
          <w:rPr>
            <w:color w:val="000000"/>
            <w:lang w:val="en-GB"/>
          </w:rPr>
          <w:delText>. However,</w:delText>
        </w:r>
        <w:r w:rsidR="007D3F3A" w:rsidRPr="00CF2EA4" w:rsidDel="00192EE4">
          <w:rPr>
            <w:color w:val="000000"/>
            <w:lang w:val="en-GB"/>
          </w:rPr>
          <w:delText xml:space="preserve"> </w:delText>
        </w:r>
        <w:r w:rsidR="00C95D06" w:rsidRPr="00CF2EA4" w:rsidDel="00192EE4">
          <w:rPr>
            <w:color w:val="000000"/>
            <w:lang w:val="en-GB"/>
          </w:rPr>
          <w:delText>other clades</w:delText>
        </w:r>
        <w:r w:rsidR="00BD7DC4" w:rsidRPr="00CF2EA4" w:rsidDel="00192EE4">
          <w:rPr>
            <w:color w:val="000000"/>
            <w:lang w:val="en-GB"/>
          </w:rPr>
          <w:delText xml:space="preserve"> </w:delText>
        </w:r>
        <w:r w:rsidR="00C95D06" w:rsidRPr="00CF2EA4" w:rsidDel="00192EE4">
          <w:rPr>
            <w:color w:val="000000"/>
            <w:lang w:val="en-GB"/>
          </w:rPr>
          <w:delText>could</w:delText>
        </w:r>
        <w:r w:rsidR="00BD7DC4" w:rsidRPr="00CF2EA4" w:rsidDel="00192EE4">
          <w:rPr>
            <w:color w:val="000000"/>
            <w:lang w:val="en-GB"/>
          </w:rPr>
          <w:delText xml:space="preserve"> be under weaker selective pressures that impede pronounced colour compartmentalization</w:delText>
        </w:r>
        <w:r w:rsidR="0047780A" w:rsidRPr="00CF2EA4" w:rsidDel="00192EE4">
          <w:rPr>
            <w:color w:val="000000"/>
            <w:lang w:val="en-GB"/>
          </w:rPr>
          <w:delText>.</w:delText>
        </w:r>
        <w:r w:rsidR="002F66D4" w:rsidRPr="00CF2EA4" w:rsidDel="00192EE4">
          <w:rPr>
            <w:color w:val="000000"/>
            <w:lang w:val="en-GB"/>
          </w:rPr>
          <w:delText xml:space="preserve"> </w:delText>
        </w:r>
      </w:del>
    </w:p>
    <w:p w14:paraId="562182CA" w14:textId="5EA36DFA" w:rsidR="00D71ED6" w:rsidRPr="00CF2EA4" w:rsidRDefault="00D71ED6" w:rsidP="00621C67">
      <w:pPr>
        <w:spacing w:line="480" w:lineRule="auto"/>
        <w:rPr>
          <w:color w:val="000000"/>
          <w:lang w:val="en-GB"/>
        </w:rPr>
      </w:pPr>
    </w:p>
    <w:p w14:paraId="3EBEED8E" w14:textId="09FC95C0" w:rsidR="00D71ED6" w:rsidRPr="00CF2EA4" w:rsidRDefault="00D71ED6" w:rsidP="00621C67">
      <w:pPr>
        <w:spacing w:line="480" w:lineRule="auto"/>
        <w:rPr>
          <w:color w:val="000000"/>
          <w:lang w:val="en-GB"/>
        </w:rPr>
      </w:pPr>
      <w:r w:rsidRPr="00CF2EA4">
        <w:rPr>
          <w:color w:val="000000"/>
          <w:lang w:val="en-GB"/>
        </w:rPr>
        <w:t xml:space="preserve">Interestingly, we found an altitude-dependent trade-off between tail length dimorphism and song complexity. </w:t>
      </w:r>
      <w:r w:rsidR="009C0DAF" w:rsidRPr="00CF2EA4">
        <w:rPr>
          <w:color w:val="000000"/>
          <w:lang w:val="en-GB"/>
        </w:rPr>
        <w:t>A</w:t>
      </w:r>
      <w:r w:rsidRPr="00CF2EA4">
        <w:rPr>
          <w:color w:val="000000"/>
          <w:lang w:val="en-GB"/>
        </w:rPr>
        <w:t xml:space="preserve">t higher altitudes the two traits are negatively correlated, while in lower altitudes the relationship is positive. Although this negative association </w:t>
      </w:r>
      <w:r w:rsidR="005F5727" w:rsidRPr="00CF2EA4">
        <w:rPr>
          <w:color w:val="000000"/>
          <w:lang w:val="en-GB"/>
        </w:rPr>
        <w:t xml:space="preserve">at high altitudes </w:t>
      </w:r>
      <w:r w:rsidRPr="00CF2EA4">
        <w:rPr>
          <w:color w:val="000000"/>
          <w:lang w:val="en-GB"/>
        </w:rPr>
        <w:t xml:space="preserve">can be interpreted as an example of the transference hypothesis </w:t>
      </w:r>
      <w:r w:rsidRPr="00CF2EA4">
        <w:rPr>
          <w:color w:val="000000"/>
          <w:lang w:val="en-GB"/>
        </w:rPr>
        <w:fldChar w:fldCharType="begin"/>
      </w:r>
      <w:r w:rsidR="00A47E3E" w:rsidRPr="00CF2EA4">
        <w:rPr>
          <w:color w:val="000000"/>
          <w:lang w:val="en-GB"/>
        </w:rPr>
        <w:instrText xml:space="preserve"> ADDIN ZOTERO_ITEM CSL_CITATION {"citationID":"3IvGnqPn","properties":{"formattedCitation":"(35,36)","plainCitation":"(35,36)","noteIndex":0},"citationItems":[{"id":698,"uris":["http://zotero.org/users/local/w8RmTn1Z/items/DE7EMDW5"],"itemData":{"id":698,"type":"article-journal","container-title":"Evolution","DOI":"10.1111/evo.13432","ISSN":"0014-3820, 1558-5646","issue":"3","journalAbbreviation":"Evolution","language":"en","page":"630-646","source":"DOI.org (Crossref)","title":"Complex coevolution of wing, tail, and vocal sounds of courting male bee hummingbirds","volume":"72","author":[{"family":"Clark","given":"Christopher J."},{"family":"McGuire","given":"Jimmy A."},{"family":"Bonaccorso","given":"Elisa"},{"family":"Berv","given":"Jacob S."},{"family":"Prum","given":"Richard O."}],"issued":{"date-parts":[["2018",3]]}}},{"id":229,"uris":["http://zotero.org/users/local/w8RmTn1Z/items/88CG8KIS"],"itemData":{"id":229,"type":"article-journal","container-title":"Proceedings of the Royal Society B: Biological Sciences","DOI":"10.1098/rspb.2018.1557","ISSN":"0962-8452, 1471-2954","issue":"1889","journalAbbreviation":"Proc. R. Soc. B","language":"en","page":"20181557","source":"DOI.org (Crossref)","title":"Multi-modal signal evolution in birds: re-examining a standard proxy for sexual selection","title-short":"Multi-modal signal evolution in birds","volume":"285","author":[{"family":"Cooney","given":"Christopher R."},{"family":"MacGregor","given":"Hannah E. A."},{"family":"Seddon","given":"Nathalie"},{"family":"Tobias","given":"Joseph A."}],"issued":{"date-parts":[["2018",10,24]]}}}],"schema":"https://github.com/citation-style-language/schema/raw/master/csl-citation.json"} </w:instrText>
      </w:r>
      <w:r w:rsidRPr="00CF2EA4">
        <w:rPr>
          <w:color w:val="000000"/>
          <w:lang w:val="en-GB"/>
        </w:rPr>
        <w:fldChar w:fldCharType="separate"/>
      </w:r>
      <w:r w:rsidR="00A47E3E" w:rsidRPr="00CF2EA4">
        <w:rPr>
          <w:noProof/>
          <w:color w:val="000000"/>
          <w:lang w:val="en-GB"/>
        </w:rPr>
        <w:t>(35,36)</w:t>
      </w:r>
      <w:r w:rsidRPr="00CF2EA4">
        <w:rPr>
          <w:color w:val="000000"/>
          <w:lang w:val="en-GB"/>
        </w:rPr>
        <w:fldChar w:fldCharType="end"/>
      </w:r>
      <w:r w:rsidRPr="00CF2EA4">
        <w:rPr>
          <w:color w:val="000000"/>
          <w:lang w:val="en-GB"/>
        </w:rPr>
        <w:t xml:space="preserve">, </w:t>
      </w:r>
      <w:del w:id="391" w:author="Diego Fabian Beltran Segura" w:date="2022-08-25T17:45:00Z">
        <w:r w:rsidRPr="00CF2EA4" w:rsidDel="0032045E">
          <w:rPr>
            <w:color w:val="000000"/>
            <w:lang w:val="en-GB"/>
          </w:rPr>
          <w:delText xml:space="preserve">it has been shown that </w:delText>
        </w:r>
      </w:del>
      <w:r w:rsidRPr="00CF2EA4">
        <w:rPr>
          <w:color w:val="000000"/>
          <w:lang w:val="en-GB"/>
        </w:rPr>
        <w:t xml:space="preserve">tail elaboration is </w:t>
      </w:r>
      <w:r w:rsidR="00556553" w:rsidRPr="00CF2EA4">
        <w:rPr>
          <w:color w:val="000000"/>
          <w:lang w:val="en-GB"/>
        </w:rPr>
        <w:t>milder</w:t>
      </w:r>
      <w:r w:rsidRPr="00CF2EA4">
        <w:rPr>
          <w:color w:val="000000"/>
          <w:lang w:val="en-GB"/>
        </w:rPr>
        <w:t xml:space="preserve"> at higher elevations </w:t>
      </w:r>
      <w:r w:rsidRPr="00CF2EA4">
        <w:rPr>
          <w:color w:val="000000"/>
          <w:lang w:val="en-GB"/>
        </w:rPr>
        <w:fldChar w:fldCharType="begin"/>
      </w:r>
      <w:r w:rsidR="00A47E3E" w:rsidRPr="00CF2EA4">
        <w:rPr>
          <w:color w:val="000000"/>
          <w:lang w:val="en-GB"/>
        </w:rPr>
        <w:instrText xml:space="preserve"> ADDIN ZOTERO_ITEM CSL_CITATION {"citationID":"yfWXOYrr","properties":{"formattedCitation":"(12)","plainCitation":"(12)","noteIndex":0},"citationItems":[{"id":642,"uris":["http://zotero.org/users/local/w8RmTn1Z/items/E7B5ZI3Q"],"itemData":{"id":642,"type":"article-journal","abstract":"The tail morphology of many birds is shaped by both natural and sexual selection. Models of tail aerodynamics predict that functions related to flight naturally select for moderately forked tail shapes, constraining the tendency of sexual selection to generate interspecific morphological diversity. Moreover, models predict that small birds will have low variation in tail morphology. Although hummingbirds (family Trochilidae) depend exclusively on flight for locomotion, the diversity of their tail morphology is among the greatest in all bird families. Hummingbird tail length exhibits positive allometry, scaling as approximately mass0.5, which causes tail surface area to scale as mass1.0. Forked tail morphology arises at least 26 times in the clade, and forked taxa tend to be sexually dimorphic, whereas species with graduated tails tend to be monomorphic. Small hummingbird species exhibit higher variation in tail morphology than large species. These results suggest that moderately forked tail morphology tends to arise via sexual selection in hummingbirds and that large species are more constrained in tail morphology than small species. Both patterns are inconsistent with current models of how bird tails function. This suggests that, in terms of aerodynamics, hummingbird tails function differently from the tails of other birds. Received 26 January 2009, accepted 31 July 2009.","container-title":"The Auk","DOI":"10.1525/auk.2009.09073","ISSN":"0004-8038, 1938-4254","issue":"1","journalAbbreviation":"The Auk","language":"en","page":"44-56","source":"DOI.org (Crossref)","title":"The Evolution of Tail Shape in Hummingbirds","volume":"127","author":[{"family":"Clark","given":"Christopher J."}],"issued":{"date-parts":[["2010",1]]}}}],"schema":"https://github.com/citation-style-language/schema/raw/master/csl-citation.json"} </w:instrText>
      </w:r>
      <w:r w:rsidRPr="00CF2EA4">
        <w:rPr>
          <w:color w:val="000000"/>
          <w:lang w:val="en-GB"/>
        </w:rPr>
        <w:fldChar w:fldCharType="separate"/>
      </w:r>
      <w:r w:rsidR="00A47E3E" w:rsidRPr="00CF2EA4">
        <w:rPr>
          <w:noProof/>
          <w:color w:val="000000"/>
          <w:lang w:val="en-GB"/>
        </w:rPr>
        <w:t>(12)</w:t>
      </w:r>
      <w:r w:rsidRPr="00CF2EA4">
        <w:rPr>
          <w:color w:val="000000"/>
          <w:lang w:val="en-GB"/>
        </w:rPr>
        <w:fldChar w:fldCharType="end"/>
      </w:r>
      <w:r w:rsidRPr="00CF2EA4">
        <w:rPr>
          <w:color w:val="000000"/>
          <w:lang w:val="en-GB"/>
        </w:rPr>
        <w:t xml:space="preserve">, which </w:t>
      </w:r>
      <w:r w:rsidR="00D42E15" w:rsidRPr="00CF2EA4">
        <w:rPr>
          <w:color w:val="000000"/>
          <w:lang w:val="en-GB"/>
        </w:rPr>
        <w:t>could</w:t>
      </w:r>
      <w:r w:rsidR="005F5727" w:rsidRPr="00CF2EA4">
        <w:rPr>
          <w:color w:val="000000"/>
          <w:lang w:val="en-GB"/>
        </w:rPr>
        <w:t xml:space="preserve"> explain why in these environments species with </w:t>
      </w:r>
      <w:r w:rsidR="00556553" w:rsidRPr="00CF2EA4">
        <w:rPr>
          <w:color w:val="000000"/>
          <w:lang w:val="en-GB"/>
        </w:rPr>
        <w:t xml:space="preserve">complex </w:t>
      </w:r>
      <w:r w:rsidR="005F5727" w:rsidRPr="00CF2EA4">
        <w:rPr>
          <w:color w:val="000000"/>
          <w:lang w:val="en-GB"/>
        </w:rPr>
        <w:t>song</w:t>
      </w:r>
      <w:r w:rsidR="00556553" w:rsidRPr="00CF2EA4">
        <w:rPr>
          <w:color w:val="000000"/>
          <w:lang w:val="en-GB"/>
        </w:rPr>
        <w:t>s</w:t>
      </w:r>
      <w:r w:rsidR="005F5727" w:rsidRPr="00CF2EA4">
        <w:rPr>
          <w:color w:val="000000"/>
          <w:lang w:val="en-GB"/>
        </w:rPr>
        <w:t xml:space="preserve"> lack </w:t>
      </w:r>
      <w:r w:rsidR="00556553" w:rsidRPr="00CF2EA4">
        <w:rPr>
          <w:color w:val="000000"/>
          <w:lang w:val="en-GB"/>
        </w:rPr>
        <w:t>long tails</w:t>
      </w:r>
      <w:r w:rsidR="005F5727" w:rsidRPr="00CF2EA4">
        <w:rPr>
          <w:color w:val="000000"/>
          <w:lang w:val="en-GB"/>
        </w:rPr>
        <w:t xml:space="preserve">. </w:t>
      </w:r>
      <w:r w:rsidR="00EA2741" w:rsidRPr="00CF2EA4">
        <w:rPr>
          <w:color w:val="000000"/>
          <w:lang w:val="en-GB"/>
        </w:rPr>
        <w:t>It is fascinating that a visual trait such as coloration can relate to an acoustic trait in one direction, while another visual trait</w:t>
      </w:r>
      <w:r w:rsidR="0059261D" w:rsidRPr="00CF2EA4">
        <w:rPr>
          <w:color w:val="000000"/>
          <w:lang w:val="en-GB"/>
        </w:rPr>
        <w:t>, such as long tails,</w:t>
      </w:r>
      <w:r w:rsidR="00EA2741" w:rsidRPr="00CF2EA4">
        <w:rPr>
          <w:color w:val="000000"/>
          <w:lang w:val="en-GB"/>
        </w:rPr>
        <w:t xml:space="preserve"> shows an opposite association. This </w:t>
      </w:r>
      <w:r w:rsidR="00753C84" w:rsidRPr="00CF2EA4">
        <w:rPr>
          <w:color w:val="000000"/>
          <w:lang w:val="en-GB"/>
        </w:rPr>
        <w:t xml:space="preserve">variation </w:t>
      </w:r>
      <w:r w:rsidR="00EA2741" w:rsidRPr="00CF2EA4">
        <w:rPr>
          <w:color w:val="000000"/>
          <w:lang w:val="en-GB"/>
        </w:rPr>
        <w:t xml:space="preserve">highlights the complexities of animal communication and reveals </w:t>
      </w:r>
      <w:r w:rsidR="00507129" w:rsidRPr="00CF2EA4">
        <w:rPr>
          <w:color w:val="000000"/>
          <w:lang w:val="en-GB"/>
        </w:rPr>
        <w:t xml:space="preserve">that </w:t>
      </w:r>
      <w:r w:rsidR="00753C84" w:rsidRPr="00CF2EA4">
        <w:rPr>
          <w:color w:val="000000"/>
          <w:lang w:val="en-GB"/>
        </w:rPr>
        <w:t>different</w:t>
      </w:r>
      <w:r w:rsidR="00EA2741" w:rsidRPr="00CF2EA4">
        <w:rPr>
          <w:color w:val="000000"/>
          <w:lang w:val="en-GB"/>
        </w:rPr>
        <w:t xml:space="preserve"> multi-modal strategies </w:t>
      </w:r>
      <w:r w:rsidR="00753C84" w:rsidRPr="00CF2EA4">
        <w:rPr>
          <w:color w:val="000000"/>
          <w:lang w:val="en-GB"/>
        </w:rPr>
        <w:t xml:space="preserve">can be found even within </w:t>
      </w:r>
      <w:r w:rsidR="00D42E15" w:rsidRPr="00CF2EA4">
        <w:rPr>
          <w:color w:val="000000"/>
          <w:lang w:val="en-GB"/>
        </w:rPr>
        <w:t>groups</w:t>
      </w:r>
      <w:r w:rsidR="00753C84" w:rsidRPr="00CF2EA4">
        <w:rPr>
          <w:color w:val="000000"/>
          <w:lang w:val="en-GB"/>
        </w:rPr>
        <w:t>.</w:t>
      </w:r>
    </w:p>
    <w:p w14:paraId="154C3C80" w14:textId="2F175A23" w:rsidR="0047780A" w:rsidRPr="00CF2EA4" w:rsidRDefault="0047780A" w:rsidP="00621C67">
      <w:pPr>
        <w:spacing w:line="480" w:lineRule="auto"/>
        <w:rPr>
          <w:color w:val="000000"/>
          <w:lang w:val="en-GB"/>
        </w:rPr>
      </w:pPr>
    </w:p>
    <w:p w14:paraId="28B9C0EF" w14:textId="1DF8925C" w:rsidR="0047780A" w:rsidRPr="00CF2EA4" w:rsidRDefault="00E64674" w:rsidP="00621C67">
      <w:pPr>
        <w:spacing w:line="480" w:lineRule="auto"/>
        <w:rPr>
          <w:color w:val="000000"/>
          <w:lang w:val="en-GB"/>
        </w:rPr>
      </w:pPr>
      <w:r w:rsidRPr="00CF2EA4">
        <w:rPr>
          <w:color w:val="000000"/>
          <w:lang w:val="en-GB"/>
        </w:rPr>
        <w:t>G</w:t>
      </w:r>
      <w:r w:rsidR="0022339E" w:rsidRPr="00CF2EA4">
        <w:rPr>
          <w:color w:val="000000"/>
          <w:lang w:val="en-GB"/>
        </w:rPr>
        <w:t xml:space="preserve">iven the evidence presented here and in other studies, </w:t>
      </w:r>
      <w:r w:rsidRPr="00CF2EA4">
        <w:rPr>
          <w:color w:val="000000"/>
          <w:lang w:val="en-GB"/>
        </w:rPr>
        <w:t xml:space="preserve">we believe </w:t>
      </w:r>
      <w:r w:rsidR="0022339E" w:rsidRPr="00CF2EA4">
        <w:rPr>
          <w:color w:val="000000"/>
          <w:lang w:val="en-GB"/>
        </w:rPr>
        <w:t xml:space="preserve">sexual </w:t>
      </w:r>
      <w:del w:id="392" w:author="Diego Fabian Beltran Segura" w:date="2022-08-26T11:41:00Z">
        <w:r w:rsidR="0022339E" w:rsidRPr="00CF2EA4" w:rsidDel="002E385F">
          <w:rPr>
            <w:color w:val="000000"/>
            <w:lang w:val="en-GB"/>
          </w:rPr>
          <w:delText xml:space="preserve">dichromatism </w:delText>
        </w:r>
      </w:del>
      <w:ins w:id="393" w:author="Diego Fabian Beltran Segura" w:date="2022-08-26T11:41:00Z">
        <w:r w:rsidR="002E385F" w:rsidRPr="00CF2EA4">
          <w:rPr>
            <w:color w:val="000000"/>
            <w:lang w:val="en-GB"/>
          </w:rPr>
          <w:t>dimorphism</w:t>
        </w:r>
        <w:r w:rsidR="002E385F" w:rsidRPr="00CF2EA4">
          <w:rPr>
            <w:color w:val="000000"/>
            <w:lang w:val="en-GB"/>
          </w:rPr>
          <w:t xml:space="preserve"> </w:t>
        </w:r>
      </w:ins>
      <w:r w:rsidRPr="00CF2EA4">
        <w:rPr>
          <w:color w:val="000000"/>
          <w:lang w:val="en-GB"/>
        </w:rPr>
        <w:t>should</w:t>
      </w:r>
      <w:r w:rsidR="0022339E" w:rsidRPr="00CF2EA4">
        <w:rPr>
          <w:color w:val="000000"/>
          <w:lang w:val="en-GB"/>
        </w:rPr>
        <w:t xml:space="preserve"> be </w:t>
      </w:r>
      <w:r w:rsidRPr="00CF2EA4">
        <w:rPr>
          <w:color w:val="000000"/>
          <w:lang w:val="en-GB"/>
        </w:rPr>
        <w:t>considered</w:t>
      </w:r>
      <w:r w:rsidR="0022339E" w:rsidRPr="00CF2EA4">
        <w:rPr>
          <w:color w:val="000000"/>
          <w:lang w:val="en-GB"/>
        </w:rPr>
        <w:t xml:space="preserve"> </w:t>
      </w:r>
      <w:r w:rsidR="009C74DE" w:rsidRPr="00CF2EA4">
        <w:rPr>
          <w:color w:val="000000"/>
          <w:lang w:val="en-GB"/>
        </w:rPr>
        <w:t>as a product of</w:t>
      </w:r>
      <w:r w:rsidR="0022339E" w:rsidRPr="00CF2EA4">
        <w:rPr>
          <w:color w:val="000000"/>
          <w:lang w:val="en-GB"/>
        </w:rPr>
        <w:t xml:space="preserve"> </w:t>
      </w:r>
      <w:r w:rsidR="009C74DE" w:rsidRPr="00CF2EA4">
        <w:rPr>
          <w:color w:val="000000"/>
          <w:lang w:val="en-GB"/>
        </w:rPr>
        <w:t>pressures</w:t>
      </w:r>
      <w:r w:rsidR="0022339E" w:rsidRPr="00CF2EA4">
        <w:rPr>
          <w:color w:val="000000"/>
          <w:lang w:val="en-GB"/>
        </w:rPr>
        <w:t xml:space="preserve"> ranging from </w:t>
      </w:r>
      <w:r w:rsidRPr="00CF2EA4">
        <w:rPr>
          <w:color w:val="000000"/>
          <w:lang w:val="en-GB"/>
        </w:rPr>
        <w:t xml:space="preserve">ecological </w:t>
      </w:r>
      <w:r w:rsidR="0022339E" w:rsidRPr="00CF2EA4">
        <w:rPr>
          <w:color w:val="000000"/>
          <w:lang w:val="en-GB"/>
        </w:rPr>
        <w:t>differences between sexes</w:t>
      </w:r>
      <w:r w:rsidR="00F04132" w:rsidRPr="00CF2EA4">
        <w:rPr>
          <w:color w:val="000000"/>
          <w:lang w:val="en-GB"/>
        </w:rPr>
        <w:t xml:space="preserve"> </w:t>
      </w:r>
      <w:r w:rsidR="00F04132" w:rsidRPr="00CF2EA4">
        <w:rPr>
          <w:color w:val="000000"/>
          <w:lang w:val="en-GB"/>
        </w:rPr>
        <w:fldChar w:fldCharType="begin"/>
      </w:r>
      <w:r w:rsidR="00A47E3E" w:rsidRPr="00CF2EA4">
        <w:rPr>
          <w:color w:val="000000"/>
          <w:lang w:val="en-GB"/>
        </w:rPr>
        <w:instrText xml:space="preserve"> ADDIN ZOTERO_ITEM CSL_CITATION {"citationID":"Kh5dPd81","properties":{"formattedCitation":"(87)","plainCitation":"(87)","noteIndex":0},"citationItems":[{"id":687,"uris":["http://zotero.org/users/local/w8RmTn1Z/items/TGQ7M2ZY"],"itemData":{"id":687,"type":"article-journal","abstract":"Sex differences in ornamentation are common and, in species with conventional sex roles, are generally thought of as stable, due to stronger sexual selection on males. Yet, especially in gregarious species, ornaments can also have non-sexual social functions, raising the possibility that observed sex differences in ornamentation are plastic. For example, females may invest in costly ornamentation more plastically, to protect body and reproductive ability in more adverse ecological conditions. We tested this hypothesis with experimental work on the mutually-ornamented common waxbill (Estrilda astrild), supplementing their diets either with pigmentary (lutein, a carotenoid) or non-pigmentary (vitamin E) antioxidants, or alleviating winter cold temperature. We found that both lutein and vitamin E supplementation increased red bill colour saturation in females, reaching the same mean saturation as males, which supports the hypothesis that female bill colour is more sensitive to environmental or physiological conditions. The effect of vitamin E, a non-pigment antioxidant, suggests that carotenoids were released from their antioxidant functions. Alleviating winter cold did not increase bill colour saturation in either sex, but increased the stability of female bill colour over time, suggesting that female investment in bill colour is sensitive to cold-mediated stress. Together, results show that waxbill bill sexual dichromatism is not stable. Instead, sexual dichromatism can be modulated, and even disappear completely, due to ecology-mediated plastic adjustments in female bill colour.","container-title":"Scientific Reports","journalAbbreviation":"Sci Rep","language":"English","page":"14970","title":"Ecological effects on female bill colour explain plastic sexual dichromatism in a mutually-ornamented bird","volume":"11","author":[{"family":"Freitas","given":"Rita"},{"family":"Marques","given":"Cristiana"},{"family":"Cardoso","given":"Gonçalo C."},{"family":"Trigo","given":"Sandra"}],"issued":{"date-parts":[["2021"]]}}}],"schema":"https://github.com/citation-style-language/schema/raw/master/csl-citation.json"} </w:instrText>
      </w:r>
      <w:r w:rsidR="00F04132" w:rsidRPr="00CF2EA4">
        <w:rPr>
          <w:color w:val="000000"/>
          <w:lang w:val="en-GB"/>
        </w:rPr>
        <w:fldChar w:fldCharType="separate"/>
      </w:r>
      <w:r w:rsidR="00A47E3E" w:rsidRPr="00CF2EA4">
        <w:rPr>
          <w:noProof/>
          <w:color w:val="000000"/>
          <w:lang w:val="en-GB"/>
        </w:rPr>
        <w:t>(87)</w:t>
      </w:r>
      <w:r w:rsidR="00F04132" w:rsidRPr="00CF2EA4">
        <w:rPr>
          <w:color w:val="000000"/>
          <w:lang w:val="en-GB"/>
        </w:rPr>
        <w:fldChar w:fldCharType="end"/>
      </w:r>
      <w:r w:rsidR="0022339E" w:rsidRPr="00CF2EA4">
        <w:rPr>
          <w:color w:val="000000"/>
          <w:lang w:val="en-GB"/>
        </w:rPr>
        <w:t xml:space="preserve"> to differences as a result of sexual selection </w:t>
      </w:r>
      <w:r w:rsidR="00F87A8F" w:rsidRPr="00CF2EA4">
        <w:rPr>
          <w:color w:val="000000"/>
          <w:lang w:val="en-GB"/>
        </w:rPr>
        <w:fldChar w:fldCharType="begin"/>
      </w:r>
      <w:r w:rsidR="00A47E3E" w:rsidRPr="00CF2EA4">
        <w:rPr>
          <w:color w:val="000000"/>
          <w:lang w:val="en-GB"/>
        </w:rPr>
        <w:instrText xml:space="preserve"> ADDIN ZOTERO_ITEM CSL_CITATION {"citationID":"Qx3QAmfB","properties":{"formattedCitation":"(7,88)","plainCitation":"(7,88)","noteIndex":0},"citationItems":[{"id":195,"uris":["http://zotero.org/users/local/w8RmTn1Z/items/VS6F9E7Y"],"itemData":{"id":195,"type":"article-journal","container-title":"Behavioral Ecology","DOI":"10.1093/beheco/aru182","ISSN":"1465-7279, 1045-2249","issue":"1","language":"en","page":"21-29","source":"DOI.org (Crossref)","title":"Bills as daggers? A test for sexually dimorphic weapons in a lekking hummingbird","title-short":"Bills as daggers?","volume":"26","author":[{"family":"Rico-Guevara","given":"Alejandro"},{"family":"Araya-Salas","given":"Marcelo"}],"issued":{"date-parts":[["2015"]]}}},{"id":94,"uris":["http://zotero.org/users/local/w8RmTn1Z/items/ALDHE83D"],"itemData":{"id":94,"type":"article-journal","container-title":"Evolution","DOI":"10.1111/evo.13196","ISSN":"00143820","issue":"4","journalAbbreviation":"Evolution","language":"en","page":"1061-1074","source":"DOI.org (Crossref)","title":"The role of sexual and natural selection in shaping patterns of sexual dichromatism in the largest family of songbirds (Aves: Thraupidae): EVOLUTION OF SEXUAL DICHROMATISM IN THE TANAGERS","title-short":"The role of sexual and natural selection in shaping patterns of sexual dichromatism in the largest family of songbirds (Aves","volume":"71","author":[{"family":"Shultz","given":"Allison J."},{"family":"Burns","given":"Kevin J."}],"issued":{"date-parts":[["2017",4]]}}}],"schema":"https://github.com/citation-style-language/schema/raw/master/csl-citation.json"} </w:instrText>
      </w:r>
      <w:r w:rsidR="00F87A8F" w:rsidRPr="00CF2EA4">
        <w:rPr>
          <w:color w:val="000000"/>
          <w:lang w:val="en-GB"/>
        </w:rPr>
        <w:fldChar w:fldCharType="separate"/>
      </w:r>
      <w:r w:rsidR="00A47E3E" w:rsidRPr="00CF2EA4">
        <w:rPr>
          <w:noProof/>
          <w:color w:val="000000"/>
          <w:lang w:val="en-GB"/>
        </w:rPr>
        <w:t>(7,88)</w:t>
      </w:r>
      <w:r w:rsidR="00F87A8F" w:rsidRPr="00CF2EA4">
        <w:rPr>
          <w:color w:val="000000"/>
          <w:lang w:val="en-GB"/>
        </w:rPr>
        <w:fldChar w:fldCharType="end"/>
      </w:r>
      <w:r w:rsidR="0047780A" w:rsidRPr="00CF2EA4">
        <w:rPr>
          <w:color w:val="000000"/>
          <w:lang w:val="en-GB"/>
        </w:rPr>
        <w:t xml:space="preserve">. </w:t>
      </w:r>
      <w:r w:rsidR="0059261D" w:rsidRPr="00CF2EA4">
        <w:rPr>
          <w:color w:val="000000"/>
          <w:lang w:val="en-GB"/>
        </w:rPr>
        <w:t>Al</w:t>
      </w:r>
      <w:r w:rsidR="0047780A" w:rsidRPr="00CF2EA4">
        <w:rPr>
          <w:color w:val="000000"/>
          <w:lang w:val="en-GB"/>
        </w:rPr>
        <w:t>though a universal trait to indicate the strength of sexual selection has been a great desire in comparative studies, it is likely that a single trait is insufficient</w:t>
      </w:r>
      <w:r w:rsidR="0059261D" w:rsidRPr="00CF2EA4">
        <w:rPr>
          <w:color w:val="000000"/>
          <w:lang w:val="en-GB"/>
        </w:rPr>
        <w:t>,</w:t>
      </w:r>
      <w:r w:rsidR="0047780A" w:rsidRPr="00CF2EA4">
        <w:rPr>
          <w:color w:val="000000"/>
          <w:lang w:val="en-GB"/>
        </w:rPr>
        <w:t xml:space="preserve"> and that some traits useful as proxies in some clades are not in others</w:t>
      </w:r>
      <w:r w:rsidR="003E3E04" w:rsidRPr="00CF2EA4">
        <w:rPr>
          <w:color w:val="000000"/>
          <w:lang w:val="en-GB"/>
        </w:rPr>
        <w:t xml:space="preserve"> </w:t>
      </w:r>
      <w:r w:rsidR="003E3E04" w:rsidRPr="00CF2EA4">
        <w:rPr>
          <w:color w:val="000000"/>
          <w:lang w:val="en-GB"/>
        </w:rPr>
        <w:fldChar w:fldCharType="begin"/>
      </w:r>
      <w:r w:rsidR="00A47E3E" w:rsidRPr="00CF2EA4">
        <w:rPr>
          <w:color w:val="000000"/>
          <w:lang w:val="en-GB"/>
        </w:rPr>
        <w:instrText xml:space="preserve"> ADDIN ZOTERO_ITEM CSL_CITATION {"citationID":"lfKFyJ8y","properties":{"formattedCitation":"(89)","plainCitation":"(89)","noteIndex":0},"citationItems":[{"id":686,"uris":["http://zotero.org/users/local/w8RmTn1Z/items/PS3RJNBF"],"itemData":{"id":686,"type":"article-journal","abstract":"Sexual signals are often elaborate as a result of sexual selection for signals of individual quality. Contrary to expectation, however, the elaboration of signals such as birdsong is not related to the strength of sexual selection across species. With a comparative study across wood warblers (family Parulidae), we show a compromise between advertising the performance of trills (syllable repetitions) and song complexity, which can result in the evolution of simple, rather than elaborate, song. Species with higher trill performance evolved simple songs with more extensive trilled syntax. This advertises trill performance but reduces syllable diversity in songs. These two traits are commonly sexually selected in songbirds, but indexes of sexual selection were not related to either in wood warblers. This is consistent with sexual selection targeting different traits in different species, sometimes resulting in simple signals. We conclude that the evolution of sexual signals can be unpredictable when their physiology affords multiple or, as here, opposing ways of advertising individual quality.","container-title":"The American Naturalist","DOI":"10.1086/662160","ISSN":"0003-0147, 1537-5323","issue":"5","journalAbbreviation":"The American Naturalist","language":"en","page":"679-686","source":"DOI.org (Crossref)","title":"Birdsong Performance and the Evolution of Simple (Rather than Elaborate) Sexual Signals","volume":"178","author":[{"family":"Cardoso","given":"Gonçalo C."},{"family":"Hu","given":"Yang"}],"issued":{"date-parts":[["2011",11]]}}}],"schema":"https://github.com/citation-style-language/schema/raw/master/csl-citation.json"} </w:instrText>
      </w:r>
      <w:r w:rsidR="003E3E04" w:rsidRPr="00CF2EA4">
        <w:rPr>
          <w:color w:val="000000"/>
          <w:lang w:val="en-GB"/>
        </w:rPr>
        <w:fldChar w:fldCharType="separate"/>
      </w:r>
      <w:r w:rsidR="00A47E3E" w:rsidRPr="00CF2EA4">
        <w:rPr>
          <w:noProof/>
          <w:color w:val="000000"/>
          <w:lang w:val="en-GB"/>
        </w:rPr>
        <w:t>(89)</w:t>
      </w:r>
      <w:r w:rsidR="003E3E04" w:rsidRPr="00CF2EA4">
        <w:rPr>
          <w:color w:val="000000"/>
          <w:lang w:val="en-GB"/>
        </w:rPr>
        <w:fldChar w:fldCharType="end"/>
      </w:r>
      <w:r w:rsidR="0047780A" w:rsidRPr="00CF2EA4">
        <w:rPr>
          <w:color w:val="000000"/>
          <w:lang w:val="en-GB"/>
        </w:rPr>
        <w:t xml:space="preserve">. </w:t>
      </w:r>
      <w:r w:rsidR="000F00DD" w:rsidRPr="00CF2EA4">
        <w:rPr>
          <w:color w:val="000000"/>
          <w:lang w:val="en-GB"/>
        </w:rPr>
        <w:t xml:space="preserve">Nonetheless, tail length dimorphism seems a promising character to indicate effects produced mainly by sexual selection. </w:t>
      </w:r>
      <w:r w:rsidR="0047780A" w:rsidRPr="00CF2EA4">
        <w:rPr>
          <w:color w:val="000000"/>
          <w:lang w:val="en-GB"/>
        </w:rPr>
        <w:t>Future research should explore how the traits studied here relate to physiological indicators of sexual selection, such as testis size, hormonal condition, and reproductive success</w:t>
      </w:r>
      <w:r w:rsidR="00A2258E" w:rsidRPr="00CF2EA4">
        <w:rPr>
          <w:color w:val="000000"/>
          <w:lang w:val="en-GB"/>
        </w:rPr>
        <w:t xml:space="preserve"> </w:t>
      </w:r>
      <w:r w:rsidR="00A2258E" w:rsidRPr="00CF2EA4">
        <w:rPr>
          <w:color w:val="000000"/>
          <w:lang w:val="en-GB"/>
        </w:rPr>
        <w:fldChar w:fldCharType="begin"/>
      </w:r>
      <w:r w:rsidR="00A47E3E" w:rsidRPr="00CF2EA4">
        <w:rPr>
          <w:color w:val="000000"/>
          <w:lang w:val="en-GB"/>
        </w:rPr>
        <w:instrText xml:space="preserve"> ADDIN ZOTERO_ITEM CSL_CITATION {"citationID":"ovgXlFaJ","properties":{"formattedCitation":"(71,90,91)","plainCitation":"(71,90,91)","noteIndex":0},"citationItems":[{"id":616,"uris":["http://zotero.org/users/local/w8RmTn1Z/items/WNW56WB3"],"itemData":{"id":616,"type":"article-journal","abstract":"It is widely assumed that the development of male secondary sexual traits in birds and mammals is testosterone-dependent. In birds, however, masculinity has dual origins. Male-type behaviour and morphology, such as spurs and wattles, are usually testosterone-dependent. However, showy male-type plumage is, generally, the neutral state of development. For example, castrating a peacock has no effect on his elaborate plumage whereas ovariectomizing a peahen causes her to develop showy male-type plumage. The surprising relationships between dimorphism and gonadal steroids in birds have important consequences for the current debate concerning the evolution of biological signals and, in particular, the immunocompetence-handicap principle.","container-title":"Trends in Ecology &amp; Evolution","DOI":"10.1016/S0169-5347(00)88967-3","ISSN":"0169-5347","issue":"1","journalAbbreviation":"Trends in Ecology &amp; Evolution","language":"en","page":"44-47","source":"ScienceDirect","title":"Hormonal basis of sexual dimorphism in birds: implications for new theories of sexual selection","title-short":"Hormonal basis of sexual dimorphism in birds","volume":"10","author":[{"family":"Owens","given":"Ian P. F."},{"family":"Short","given":"Roger V."}],"issued":{"date-parts":[["1995",1,1]]}}},{"id":567,"uris":["http://zotero.org/users/local/w8RmTn1Z/items/773TDVHV"],"itemData":{"id":567,"type":"article-journal","abstract":"Comparative analyses suggest that a variety of factors influence the evolution of sexual dimorphism in birds. We analyzed the relative importance of social mating system and sperm competition to sexual differences in plumage and body size (mass and tail and wing length) of more than 1000 species of birds from throughout the world. In these analyses we controlled for phylogeny and a variety of ecological and life-history variables. We used testis size (corrected for total body mass) as an index of sperm competition in each species, because testis size is correlated with levels of extrapair paternity and is available for a large number of species. In contrast to recent studies, we found strong and consistent effects of social mating system on most forms of dimorphism. Social mating system strongly influenced dimorphism in plumage, body mass, and wing length and had some effect on dimorphism in tail length. Sexual dimorphism was relatively greater in species with polygynous or lekking than monogamous mating systems. This was true when we used both species and phylogenetically independent contrasts for analysis. Relative testis size was also related positively to dimorphism in tail and wing length, but in most analyses it was a poorer predictor of plumage dimorphism than social mating system. There was no association between relative testis size and mass dimorphism. Geographic region and life history were also associated with the four types of dimorphism, although their influence varied between the different types of dimorphism. Although there is much interest in the effects of sperm competition on sexual dimorphism, we suggest that traditional explanations based on social mating systems are better predictors of dimorphism in birds.","container-title":"Evolution","DOI":"10.1111/j.0014-3820.2001.tb01281.x","ISSN":"1558-5646","issue":"1","language":"en","note":"_eprint: https://onlinelibrary.wiley.com/doi/pdf/10.1111/j.0014-3820.2001.tb01281.x","page":"161-175","source":"Wiley Online Library","title":"Mating Systems, Sperm Competition, and the Evolution of Sexual Dimorphism in Birds","volume":"55","author":[{"family":"Dunn","given":"Peter O."},{"family":"Whittingham","given":"Linda A."},{"family":"Pitcher","given":"Trevor E."}],"issued":{"date-parts":[["2001"]]}}},{"id":618,"uris":["http://zotero.org/users/local/w8RmTn1Z/items/7Y852E9Z"],"itemData":{"id":618,"type":"article-journal","abstract":"Sexual selection is potentially stronger than natural selection when the variance in male reproductive fitness exceeds all other components of fitness variance combined. However, measuring the variance in male reproductive fitness is difficult when nonmating males are absent, inconspicuous, or otherwise difficult to find. Omitting the nonmating males inflates estimates of average male reproductive success and diminishes the variance, leading to underestimates of the potential strength of sexual selection. We show that, in theory, the proportion of the total variance in male fitness owing to sexual selection is approximately equal to H, the mean harem size, as long as H is large and females are randomly distributed across mating males (i.e., \n</w:instrText>
      </w:r>
      <w:r w:rsidR="00A47E3E" w:rsidRPr="00CF2EA4">
        <w:rPr>
          <w:rFonts w:ascii="Cambria Math" w:hAnsi="Cambria Math" w:cs="Cambria Math"/>
          <w:color w:val="000000"/>
          <w:lang w:val="en-GB"/>
        </w:rPr>
        <w:instrText>𝑉</w:instrText>
      </w:r>
      <w:r w:rsidR="00A47E3E" w:rsidRPr="00CF2EA4">
        <w:rPr>
          <w:color w:val="000000"/>
          <w:lang w:val="en-GB"/>
        </w:rPr>
        <w:instrText>harem=</w:instrText>
      </w:r>
      <w:r w:rsidR="00A47E3E" w:rsidRPr="00CF2EA4">
        <w:rPr>
          <w:rFonts w:ascii="Cambria Math" w:hAnsi="Cambria Math" w:cs="Cambria Math"/>
          <w:color w:val="000000"/>
          <w:lang w:val="en-GB"/>
        </w:rPr>
        <w:instrText>𝐻</w:instrText>
      </w:r>
      <w:r w:rsidR="00A47E3E" w:rsidRPr="00CF2EA4">
        <w:rPr>
          <w:color w:val="000000"/>
          <w:lang w:val="en-GB"/>
        </w:rPr>
        <w:instrText>\nV\nh\na\nr\ne\nm\n=\nH\n). In this case, mean harem size not only provides an easy way to estimate the potential strength of sexual selection but also equals the opportunity for sexual selection, Imates. In nature, however, females may be overdispersed with \n</w:instrText>
      </w:r>
      <w:r w:rsidR="00A47E3E" w:rsidRPr="00CF2EA4">
        <w:rPr>
          <w:rFonts w:ascii="Cambria Math" w:hAnsi="Cambria Math" w:cs="Cambria Math"/>
          <w:color w:val="000000"/>
          <w:lang w:val="en-GB"/>
        </w:rPr>
        <w:instrText>𝑉</w:instrText>
      </w:r>
      <w:r w:rsidR="00A47E3E" w:rsidRPr="00CF2EA4">
        <w:rPr>
          <w:color w:val="000000"/>
          <w:lang w:val="en-GB"/>
        </w:rPr>
        <w:instrText>harem&lt;</w:instrText>
      </w:r>
      <w:r w:rsidR="00A47E3E" w:rsidRPr="00CF2EA4">
        <w:rPr>
          <w:rFonts w:ascii="Cambria Math" w:hAnsi="Cambria Math" w:cs="Cambria Math"/>
          <w:color w:val="000000"/>
          <w:lang w:val="en-GB"/>
        </w:rPr>
        <w:instrText>𝐻</w:instrText>
      </w:r>
      <w:r w:rsidR="00A47E3E" w:rsidRPr="00CF2EA4">
        <w:rPr>
          <w:color w:val="000000"/>
          <w:lang w:val="en-GB"/>
        </w:rPr>
        <w:instrText>\nV\nh\na\nr\ne\nm\n&lt;\nH\n or more aggregated than random with \n</w:instrText>
      </w:r>
      <w:r w:rsidR="00A47E3E" w:rsidRPr="00CF2EA4">
        <w:rPr>
          <w:rFonts w:ascii="Cambria Math" w:hAnsi="Cambria Math" w:cs="Cambria Math"/>
          <w:color w:val="000000"/>
          <w:lang w:val="en-GB"/>
        </w:rPr>
        <w:instrText>𝑉</w:instrText>
      </w:r>
      <w:r w:rsidR="00A47E3E" w:rsidRPr="00CF2EA4">
        <w:rPr>
          <w:color w:val="000000"/>
          <w:lang w:val="en-GB"/>
        </w:rPr>
        <w:instrText>harem&gt;</w:instrText>
      </w:r>
      <w:r w:rsidR="00A47E3E" w:rsidRPr="00CF2EA4">
        <w:rPr>
          <w:rFonts w:ascii="Cambria Math" w:hAnsi="Cambria Math" w:cs="Cambria Math"/>
          <w:color w:val="000000"/>
          <w:lang w:val="en-GB"/>
        </w:rPr>
        <w:instrText>𝐻</w:instrText>
      </w:r>
      <w:r w:rsidR="00A47E3E" w:rsidRPr="00CF2EA4">
        <w:rPr>
          <w:color w:val="000000"/>
          <w:lang w:val="en-GB"/>
        </w:rPr>
        <w:instrText>\nV\nh\na\nr\ne\nm\n&gt;\nH\n. We show that \n</w:instrText>
      </w:r>
      <w:r w:rsidR="00A47E3E" w:rsidRPr="00CF2EA4">
        <w:rPr>
          <w:rFonts w:ascii="Cambria Math" w:hAnsi="Cambria Math" w:cs="Cambria Math"/>
          <w:color w:val="000000"/>
          <w:lang w:val="en-GB"/>
        </w:rPr>
        <w:instrText>𝐻</w:instrText>
      </w:r>
      <w:r w:rsidR="00A47E3E" w:rsidRPr="00CF2EA4">
        <w:rPr>
          <w:color w:val="000000"/>
          <w:lang w:val="en-GB"/>
        </w:rPr>
        <w:instrText>+(</w:instrText>
      </w:r>
      <w:r w:rsidR="00A47E3E" w:rsidRPr="00CF2EA4">
        <w:rPr>
          <w:rFonts w:ascii="Cambria Math" w:hAnsi="Cambria Math" w:cs="Cambria Math"/>
          <w:color w:val="000000"/>
          <w:lang w:val="en-GB"/>
        </w:rPr>
        <w:instrText>𝑘</w:instrText>
      </w:r>
      <w:r w:rsidR="00A47E3E" w:rsidRPr="00CF2EA4">
        <w:rPr>
          <w:color w:val="000000"/>
          <w:lang w:val="en-GB"/>
        </w:rPr>
        <w:instrText>−1)\nH\n+\n(\nk\n−\n1\n)\n is a good measure of the opportunity for sexual selection, where k is the ratio \n</w:instrText>
      </w:r>
      <w:r w:rsidR="00A47E3E" w:rsidRPr="00CF2EA4">
        <w:rPr>
          <w:rFonts w:ascii="Cambria Math" w:hAnsi="Cambria Math" w:cs="Cambria Math"/>
          <w:color w:val="000000"/>
          <w:lang w:val="en-GB"/>
        </w:rPr>
        <w:instrText>𝑉</w:instrText>
      </w:r>
      <w:r w:rsidR="00A47E3E" w:rsidRPr="00CF2EA4">
        <w:rPr>
          <w:color w:val="000000"/>
          <w:lang w:val="en-GB"/>
        </w:rPr>
        <w:instrText>harem/</w:instrText>
      </w:r>
      <w:r w:rsidR="00A47E3E" w:rsidRPr="00CF2EA4">
        <w:rPr>
          <w:rFonts w:ascii="Cambria Math" w:hAnsi="Cambria Math" w:cs="Cambria Math"/>
          <w:color w:val="000000"/>
          <w:lang w:val="en-GB"/>
        </w:rPr>
        <w:instrText>𝐻</w:instrText>
      </w:r>
      <w:r w:rsidR="00A47E3E" w:rsidRPr="00CF2EA4">
        <w:rPr>
          <w:color w:val="000000"/>
          <w:lang w:val="en-GB"/>
        </w:rPr>
        <w:instrText>\nV\nh\na\nr\ne\nm\n/\nH\n. A review of mating system data reveals that in nature the median ratio for \n</w:instrText>
      </w:r>
      <w:r w:rsidR="00A47E3E" w:rsidRPr="00CF2EA4">
        <w:rPr>
          <w:rFonts w:ascii="Cambria Math" w:hAnsi="Cambria Math" w:cs="Cambria Math"/>
          <w:color w:val="000000"/>
          <w:lang w:val="en-GB"/>
        </w:rPr>
        <w:instrText>𝑉</w:instrText>
      </w:r>
      <w:r w:rsidR="00A47E3E" w:rsidRPr="00CF2EA4">
        <w:rPr>
          <w:color w:val="000000"/>
          <w:lang w:val="en-GB"/>
        </w:rPr>
        <w:instrText>harem/</w:instrText>
      </w:r>
      <w:r w:rsidR="00A47E3E" w:rsidRPr="00CF2EA4">
        <w:rPr>
          <w:rFonts w:ascii="Cambria Math" w:hAnsi="Cambria Math" w:cs="Cambria Math"/>
          <w:color w:val="000000"/>
          <w:lang w:val="en-GB"/>
        </w:rPr>
        <w:instrText>𝐻</w:instrText>
      </w:r>
      <w:r w:rsidR="00A47E3E" w:rsidRPr="00CF2EA4">
        <w:rPr>
          <w:color w:val="000000"/>
          <w:lang w:val="en-GB"/>
        </w:rPr>
        <w:instrText xml:space="preserve">\nV\nh\na\nr\ne\nm\n/\nH\n is 1.04, but as H increases, females tend to become more aggregated across mating males with Vharem two to three times larger than H.","container-title":"The American Naturalist","DOI":"10.1086/424531","ISSN":"0003-0147","issue":"4","note":"publisher: The University of Chicago Press","page":"E83-E89","source":"journals.uchicago.edu (Atypon)","title":"Sexual Selection: Harem Size and the Variance in Male Reproductive Success.","title-short":"Sexual Selection","volume":"164","author":[{"family":"Wade","given":"Michael J."},{"family":"Shuster","given":"Stephen M."}],"issued":{"date-parts":[["2004",10,1]]}}}],"schema":"https://github.com/citation-style-language/schema/raw/master/csl-citation.json"} </w:instrText>
      </w:r>
      <w:r w:rsidR="00A2258E" w:rsidRPr="00CF2EA4">
        <w:rPr>
          <w:color w:val="000000"/>
          <w:lang w:val="en-GB"/>
        </w:rPr>
        <w:fldChar w:fldCharType="separate"/>
      </w:r>
      <w:r w:rsidR="00A47E3E" w:rsidRPr="00CF2EA4">
        <w:rPr>
          <w:noProof/>
          <w:color w:val="000000"/>
          <w:lang w:val="en-GB"/>
        </w:rPr>
        <w:t>(71,90,91)</w:t>
      </w:r>
      <w:r w:rsidR="00A2258E" w:rsidRPr="00CF2EA4">
        <w:rPr>
          <w:color w:val="000000"/>
          <w:lang w:val="en-GB"/>
        </w:rPr>
        <w:fldChar w:fldCharType="end"/>
      </w:r>
      <w:r w:rsidR="00A2258E" w:rsidRPr="00CF2EA4">
        <w:rPr>
          <w:color w:val="000000"/>
          <w:lang w:val="en-GB"/>
        </w:rPr>
        <w:t>.</w:t>
      </w:r>
      <w:r w:rsidR="0047780A" w:rsidRPr="00CF2EA4">
        <w:rPr>
          <w:color w:val="000000"/>
          <w:lang w:val="en-GB"/>
        </w:rPr>
        <w:t xml:space="preserve"> Our results provide further evidence that </w:t>
      </w:r>
      <w:r w:rsidR="0047780A" w:rsidRPr="00CF2EA4">
        <w:rPr>
          <w:color w:val="000000"/>
          <w:lang w:val="en-GB"/>
        </w:rPr>
        <w:lastRenderedPageBreak/>
        <w:t>dimorphic traits are shaped by forces other than sexual selection and should encourage future research to expand traditional views about the evolution of communication signals</w:t>
      </w:r>
      <w:r w:rsidR="000933B4" w:rsidRPr="00CF2EA4">
        <w:rPr>
          <w:color w:val="000000"/>
          <w:lang w:val="en-GB"/>
        </w:rPr>
        <w:t>,</w:t>
      </w:r>
      <w:r w:rsidR="0047780A" w:rsidRPr="00CF2EA4">
        <w:rPr>
          <w:color w:val="000000"/>
          <w:lang w:val="en-GB"/>
        </w:rPr>
        <w:t xml:space="preserve"> provid</w:t>
      </w:r>
      <w:r w:rsidR="000933B4" w:rsidRPr="00CF2EA4">
        <w:rPr>
          <w:color w:val="000000"/>
          <w:lang w:val="en-GB"/>
        </w:rPr>
        <w:t>ing</w:t>
      </w:r>
      <w:r w:rsidR="0047780A" w:rsidRPr="00CF2EA4">
        <w:rPr>
          <w:color w:val="000000"/>
          <w:lang w:val="en-GB"/>
        </w:rPr>
        <w:t xml:space="preserve"> a broader framework to understand their role in diversification, ecology, and </w:t>
      </w:r>
      <w:r w:rsidR="002009BB" w:rsidRPr="00CF2EA4">
        <w:rPr>
          <w:color w:val="000000"/>
          <w:lang w:val="en-GB"/>
        </w:rPr>
        <w:t>behaviour</w:t>
      </w:r>
      <w:r w:rsidR="0047780A" w:rsidRPr="00CF2EA4">
        <w:rPr>
          <w:color w:val="000000"/>
          <w:lang w:val="en-GB"/>
        </w:rPr>
        <w:t>. </w:t>
      </w:r>
    </w:p>
    <w:p w14:paraId="705F1E4D" w14:textId="569DCAA5" w:rsidR="00535BFE" w:rsidRPr="00CF2EA4" w:rsidRDefault="00535BFE" w:rsidP="00621C67">
      <w:pPr>
        <w:spacing w:line="480" w:lineRule="auto"/>
        <w:rPr>
          <w:color w:val="000000"/>
          <w:lang w:val="en-GB"/>
        </w:rPr>
      </w:pPr>
    </w:p>
    <w:p w14:paraId="7E740882" w14:textId="736653A2" w:rsidR="008F6076" w:rsidRPr="00CF2EA4" w:rsidRDefault="008F6076" w:rsidP="00621C67">
      <w:pPr>
        <w:spacing w:line="480" w:lineRule="auto"/>
        <w:rPr>
          <w:b/>
          <w:bCs/>
          <w:color w:val="000000"/>
          <w:lang w:val="en-GB"/>
        </w:rPr>
      </w:pPr>
      <w:r w:rsidRPr="00CF2EA4">
        <w:rPr>
          <w:b/>
          <w:bCs/>
          <w:color w:val="000000"/>
          <w:lang w:val="en-GB"/>
        </w:rPr>
        <w:t>Data accessibility</w:t>
      </w:r>
    </w:p>
    <w:p w14:paraId="6721E9EB" w14:textId="3C6B6AF0" w:rsidR="008F6076" w:rsidRPr="00CF2EA4" w:rsidRDefault="008F6076" w:rsidP="00621C67">
      <w:pPr>
        <w:spacing w:line="480" w:lineRule="auto"/>
        <w:rPr>
          <w:b/>
          <w:bCs/>
          <w:color w:val="000000"/>
          <w:lang w:val="en-GB"/>
        </w:rPr>
      </w:pPr>
    </w:p>
    <w:p w14:paraId="7FF24071" w14:textId="7BA64798" w:rsidR="008F6076" w:rsidRPr="00CF2EA4" w:rsidRDefault="008F6076" w:rsidP="00621C67">
      <w:pPr>
        <w:spacing w:line="480" w:lineRule="auto"/>
        <w:rPr>
          <w:color w:val="000000"/>
          <w:lang w:val="en-GB"/>
          <w:rPrChange w:id="394" w:author="Diego Fabian Beltran Segura" w:date="2022-08-26T11:48:00Z">
            <w:rPr>
              <w:color w:val="000000"/>
            </w:rPr>
          </w:rPrChange>
        </w:rPr>
      </w:pPr>
      <w:r w:rsidRPr="00CF2EA4">
        <w:rPr>
          <w:color w:val="000000"/>
          <w:lang w:val="en-GB"/>
        </w:rPr>
        <w:t>Data and code to replicate analyses are available on GitHub (</w:t>
      </w:r>
      <w:r w:rsidRPr="00CF2EA4">
        <w:rPr>
          <w:color w:val="000000"/>
          <w:lang w:val="en-GB"/>
          <w:rPrChange w:id="395" w:author="Diego Fabian Beltran Segura" w:date="2022-08-26T11:48:00Z">
            <w:rPr>
              <w:color w:val="000000"/>
            </w:rPr>
          </w:rPrChange>
        </w:rPr>
        <w:t>https://github.com/diegobelttran</w:t>
      </w:r>
      <w:r w:rsidRPr="00CF2EA4">
        <w:rPr>
          <w:color w:val="000000"/>
          <w:lang w:val="en-GB"/>
          <w:rPrChange w:id="396" w:author="Diego Fabian Beltran Segura" w:date="2022-08-26T11:48:00Z">
            <w:rPr>
              <w:color w:val="000000"/>
              <w:lang w:val="en-US"/>
            </w:rPr>
          </w:rPrChange>
        </w:rPr>
        <w:t>) and Dryad.</w:t>
      </w:r>
      <w:r w:rsidRPr="00CF2EA4">
        <w:rPr>
          <w:color w:val="000000"/>
          <w:lang w:val="en-GB"/>
          <w:rPrChange w:id="397" w:author="Diego Fabian Beltran Segura" w:date="2022-08-26T11:48:00Z">
            <w:rPr>
              <w:color w:val="000000"/>
            </w:rPr>
          </w:rPrChange>
        </w:rPr>
        <w:t xml:space="preserve"> </w:t>
      </w:r>
    </w:p>
    <w:p w14:paraId="11AE18D6" w14:textId="77777777" w:rsidR="008F6076" w:rsidRPr="00CF2EA4" w:rsidRDefault="008F6076" w:rsidP="00621C67">
      <w:pPr>
        <w:spacing w:line="480" w:lineRule="auto"/>
        <w:rPr>
          <w:b/>
          <w:bCs/>
          <w:color w:val="000000"/>
          <w:lang w:val="en-GB"/>
        </w:rPr>
      </w:pPr>
    </w:p>
    <w:p w14:paraId="1D01264A" w14:textId="577667B3" w:rsidR="00535BFE" w:rsidRPr="00CF2EA4" w:rsidRDefault="00535BFE" w:rsidP="00621C67">
      <w:pPr>
        <w:spacing w:line="480" w:lineRule="auto"/>
        <w:rPr>
          <w:b/>
          <w:bCs/>
          <w:color w:val="000000"/>
          <w:lang w:val="en-GB"/>
        </w:rPr>
      </w:pPr>
      <w:r w:rsidRPr="00CF2EA4">
        <w:rPr>
          <w:b/>
          <w:bCs/>
          <w:color w:val="000000"/>
          <w:lang w:val="en-GB"/>
        </w:rPr>
        <w:t>Acknowledgements</w:t>
      </w:r>
    </w:p>
    <w:p w14:paraId="747525E0" w14:textId="77777777" w:rsidR="00535BFE" w:rsidRPr="00CF2EA4" w:rsidRDefault="00535BFE" w:rsidP="00621C67">
      <w:pPr>
        <w:spacing w:line="480" w:lineRule="auto"/>
        <w:rPr>
          <w:b/>
          <w:bCs/>
          <w:color w:val="000000"/>
          <w:lang w:val="en-GB"/>
        </w:rPr>
      </w:pPr>
    </w:p>
    <w:p w14:paraId="6D625F43" w14:textId="35CF1887" w:rsidR="00535BFE" w:rsidRPr="00CF2EA4" w:rsidRDefault="00535BFE" w:rsidP="00621C67">
      <w:pPr>
        <w:spacing w:line="480" w:lineRule="auto"/>
        <w:rPr>
          <w:color w:val="000000"/>
          <w:lang w:val="en-GB"/>
        </w:rPr>
      </w:pPr>
      <w:r w:rsidRPr="00CF2EA4">
        <w:rPr>
          <w:color w:val="000000"/>
          <w:lang w:val="en-GB"/>
        </w:rPr>
        <w:t xml:space="preserve">DFB and JLP thank the curators and staff of the following museum collections for allowing the sampling of feathers: ICN, </w:t>
      </w:r>
      <w:proofErr w:type="spellStart"/>
      <w:r w:rsidRPr="00CF2EA4">
        <w:rPr>
          <w:color w:val="000000"/>
          <w:lang w:val="en-GB"/>
        </w:rPr>
        <w:t>IAvH</w:t>
      </w:r>
      <w:proofErr w:type="spellEnd"/>
      <w:r w:rsidRPr="00CF2EA4">
        <w:rPr>
          <w:color w:val="000000"/>
          <w:lang w:val="en-GB"/>
        </w:rPr>
        <w:t xml:space="preserve">, INABIO, MZUSP, MZFC, COIBUNAM, MVZ, FLMNH, ANSP, LACM, and MLZ. DFB thanks Anusha Shankar for the methodological discussions and Juan Camilo Ríos for sharing the body mass database. The authors thank the </w:t>
      </w:r>
      <w:proofErr w:type="spellStart"/>
      <w:r w:rsidR="00A04B3B" w:rsidRPr="00CF2EA4">
        <w:rPr>
          <w:color w:val="000000"/>
          <w:lang w:val="en-GB"/>
        </w:rPr>
        <w:t>Behavioral</w:t>
      </w:r>
      <w:proofErr w:type="spellEnd"/>
      <w:r w:rsidR="00A04B3B" w:rsidRPr="00CF2EA4">
        <w:rPr>
          <w:color w:val="000000"/>
          <w:lang w:val="en-GB"/>
        </w:rPr>
        <w:t xml:space="preserve"> </w:t>
      </w:r>
      <w:proofErr w:type="spellStart"/>
      <w:r w:rsidRPr="00CF2EA4">
        <w:rPr>
          <w:color w:val="000000"/>
          <w:lang w:val="en-GB"/>
        </w:rPr>
        <w:t>Ecophysics</w:t>
      </w:r>
      <w:proofErr w:type="spellEnd"/>
      <w:r w:rsidRPr="00CF2EA4">
        <w:rPr>
          <w:color w:val="000000"/>
          <w:lang w:val="en-GB"/>
        </w:rPr>
        <w:t xml:space="preserve"> lab, Chris Law, Allison Shultz</w:t>
      </w:r>
      <w:r w:rsidR="004102ED" w:rsidRPr="00CF2EA4">
        <w:rPr>
          <w:color w:val="000000"/>
          <w:lang w:val="en-GB"/>
        </w:rPr>
        <w:t>, and Chris J. Clark</w:t>
      </w:r>
      <w:r w:rsidRPr="00CF2EA4">
        <w:rPr>
          <w:color w:val="000000"/>
          <w:lang w:val="en-GB"/>
        </w:rPr>
        <w:t xml:space="preserve"> for helpful comments on the manuscript.</w:t>
      </w:r>
    </w:p>
    <w:p w14:paraId="792B60C5" w14:textId="4D3AF923" w:rsidR="0047780A" w:rsidRPr="00CF2EA4" w:rsidRDefault="0047780A" w:rsidP="00621C67">
      <w:pPr>
        <w:spacing w:line="480" w:lineRule="auto"/>
        <w:rPr>
          <w:color w:val="000000"/>
          <w:lang w:val="en-GB"/>
        </w:rPr>
      </w:pPr>
    </w:p>
    <w:p w14:paraId="412D818C" w14:textId="7DC48A02" w:rsidR="00535BFE" w:rsidRPr="00CF2EA4" w:rsidRDefault="00535BFE" w:rsidP="00621C67">
      <w:pPr>
        <w:spacing w:line="480" w:lineRule="auto"/>
        <w:rPr>
          <w:b/>
          <w:bCs/>
          <w:color w:val="000000"/>
          <w:lang w:val="en-GB"/>
        </w:rPr>
      </w:pPr>
      <w:r w:rsidRPr="00CF2EA4">
        <w:rPr>
          <w:b/>
          <w:bCs/>
          <w:color w:val="000000"/>
          <w:lang w:val="en-GB"/>
        </w:rPr>
        <w:t>Funding</w:t>
      </w:r>
    </w:p>
    <w:p w14:paraId="77EF75F8" w14:textId="77777777" w:rsidR="00535BFE" w:rsidRPr="00CF2EA4" w:rsidRDefault="00535BFE" w:rsidP="00621C67">
      <w:pPr>
        <w:spacing w:line="480" w:lineRule="auto"/>
        <w:rPr>
          <w:b/>
          <w:bCs/>
          <w:color w:val="000000"/>
          <w:lang w:val="en-GB"/>
        </w:rPr>
      </w:pPr>
    </w:p>
    <w:p w14:paraId="39C592FC" w14:textId="77777777" w:rsidR="00535BFE" w:rsidRPr="00CF2EA4" w:rsidRDefault="00535BFE" w:rsidP="00621C67">
      <w:pPr>
        <w:spacing w:line="480" w:lineRule="auto"/>
        <w:rPr>
          <w:color w:val="000000"/>
          <w:lang w:val="en-GB"/>
        </w:rPr>
      </w:pPr>
      <w:r w:rsidRPr="00CF2EA4">
        <w:rPr>
          <w:color w:val="000000"/>
          <w:lang w:val="en-GB"/>
        </w:rPr>
        <w:t xml:space="preserve">This work was financially supported by the Colombian Administrative Department for Science and Technology – </w:t>
      </w:r>
      <w:proofErr w:type="spellStart"/>
      <w:r w:rsidRPr="00CF2EA4">
        <w:rPr>
          <w:color w:val="000000"/>
          <w:lang w:val="en-GB"/>
        </w:rPr>
        <w:t>Colciencias</w:t>
      </w:r>
      <w:proofErr w:type="spellEnd"/>
      <w:r w:rsidRPr="00CF2EA4">
        <w:rPr>
          <w:color w:val="000000"/>
          <w:lang w:val="en-GB"/>
        </w:rPr>
        <w:t xml:space="preserve"> (Grant code 111571250482—contract number 248-2016) to JLP, and by the </w:t>
      </w:r>
      <w:proofErr w:type="spellStart"/>
      <w:r w:rsidRPr="00CF2EA4">
        <w:rPr>
          <w:color w:val="000000"/>
          <w:lang w:val="en-GB"/>
        </w:rPr>
        <w:t>François</w:t>
      </w:r>
      <w:proofErr w:type="spellEnd"/>
      <w:r w:rsidRPr="00CF2EA4">
        <w:rPr>
          <w:color w:val="000000"/>
          <w:lang w:val="en-GB"/>
        </w:rPr>
        <w:t xml:space="preserve"> </w:t>
      </w:r>
      <w:proofErr w:type="spellStart"/>
      <w:r w:rsidRPr="00CF2EA4">
        <w:rPr>
          <w:color w:val="000000"/>
          <w:lang w:val="en-GB"/>
        </w:rPr>
        <w:t>Vuilleumier</w:t>
      </w:r>
      <w:proofErr w:type="spellEnd"/>
      <w:r w:rsidRPr="00CF2EA4">
        <w:rPr>
          <w:color w:val="000000"/>
          <w:lang w:val="en-GB"/>
        </w:rPr>
        <w:t xml:space="preserve"> Fund for Research on Neotropical Birds to DFB. A.R.-G. is </w:t>
      </w:r>
      <w:r w:rsidRPr="00CF2EA4">
        <w:rPr>
          <w:color w:val="000000"/>
          <w:lang w:val="en-GB"/>
        </w:rPr>
        <w:lastRenderedPageBreak/>
        <w:t>supported by the Walt Halperin Endowed Professorship and the Washington Research Foundation as Distinguished Investigator.</w:t>
      </w:r>
    </w:p>
    <w:p w14:paraId="6A7489CE" w14:textId="77777777" w:rsidR="00535BFE" w:rsidRPr="00CF2EA4" w:rsidRDefault="00535BFE" w:rsidP="00621C67">
      <w:pPr>
        <w:spacing w:line="480" w:lineRule="auto"/>
        <w:rPr>
          <w:color w:val="000000"/>
          <w:lang w:val="en-GB"/>
        </w:rPr>
      </w:pPr>
    </w:p>
    <w:p w14:paraId="102C5E81" w14:textId="77777777" w:rsidR="0047780A" w:rsidRPr="00CF2EA4" w:rsidRDefault="0047780A" w:rsidP="00621C67">
      <w:pPr>
        <w:spacing w:line="480" w:lineRule="auto"/>
        <w:rPr>
          <w:color w:val="000000"/>
          <w:lang w:val="en-GB"/>
        </w:rPr>
      </w:pPr>
      <w:r w:rsidRPr="00CF2EA4">
        <w:rPr>
          <w:b/>
          <w:bCs/>
          <w:color w:val="000000"/>
          <w:lang w:val="en-GB"/>
        </w:rPr>
        <w:t>References</w:t>
      </w:r>
    </w:p>
    <w:p w14:paraId="113234F0" w14:textId="77777777" w:rsidR="0047780A" w:rsidRPr="00CF2EA4" w:rsidRDefault="0047780A" w:rsidP="00621C67">
      <w:pPr>
        <w:spacing w:line="480" w:lineRule="auto"/>
        <w:rPr>
          <w:color w:val="000000"/>
          <w:lang w:val="en-GB"/>
        </w:rPr>
      </w:pPr>
    </w:p>
    <w:p w14:paraId="3567589E" w14:textId="77777777" w:rsidR="00454D50" w:rsidRPr="00CF2EA4" w:rsidRDefault="009C414E" w:rsidP="00454D50">
      <w:pPr>
        <w:pStyle w:val="Bibliography"/>
        <w:rPr>
          <w:rFonts w:ascii="Times New Roman" w:hAnsi="Times New Roman" w:cs="Times New Roman"/>
          <w:lang w:val="en-US"/>
          <w:rPrChange w:id="398" w:author="Diego Fabian Beltran Segura" w:date="2022-08-26T11:48:00Z">
            <w:rPr>
              <w:lang w:val="en-US"/>
            </w:rPr>
          </w:rPrChange>
        </w:rPr>
      </w:pPr>
      <w:r w:rsidRPr="00CF2EA4">
        <w:rPr>
          <w:rFonts w:ascii="Times New Roman" w:hAnsi="Times New Roman" w:cs="Times New Roman"/>
          <w:lang w:val="en-GB"/>
          <w:rPrChange w:id="399" w:author="Diego Fabian Beltran Segura" w:date="2022-08-26T11:48:00Z">
            <w:rPr>
              <w:lang w:val="en-GB"/>
            </w:rPr>
          </w:rPrChange>
        </w:rPr>
        <w:fldChar w:fldCharType="begin"/>
      </w:r>
      <w:r w:rsidR="00454D50" w:rsidRPr="00CF2EA4">
        <w:rPr>
          <w:rFonts w:ascii="Times New Roman" w:hAnsi="Times New Roman" w:cs="Times New Roman"/>
          <w:lang w:val="en-GB"/>
          <w:rPrChange w:id="400" w:author="Diego Fabian Beltran Segura" w:date="2022-08-26T11:48:00Z">
            <w:rPr>
              <w:lang w:val="en-GB"/>
            </w:rPr>
          </w:rPrChange>
        </w:rPr>
        <w:instrText xml:space="preserve"> ADDIN ZOTERO_BIBL {"uncited":[],"omitted":[],"custom":[]} CSL_BIBLIOGRAPHY </w:instrText>
      </w:r>
      <w:r w:rsidRPr="00CF2EA4">
        <w:rPr>
          <w:rFonts w:ascii="Times New Roman" w:hAnsi="Times New Roman" w:cs="Times New Roman"/>
          <w:lang w:val="en-GB"/>
          <w:rPrChange w:id="401" w:author="Diego Fabian Beltran Segura" w:date="2022-08-26T11:48:00Z">
            <w:rPr>
              <w:lang w:val="en-GB"/>
            </w:rPr>
          </w:rPrChange>
        </w:rPr>
        <w:fldChar w:fldCharType="separate"/>
      </w:r>
      <w:r w:rsidR="00454D50" w:rsidRPr="00CF2EA4">
        <w:rPr>
          <w:rFonts w:ascii="Times New Roman" w:hAnsi="Times New Roman" w:cs="Times New Roman"/>
          <w:lang w:val="en-US"/>
          <w:rPrChange w:id="402" w:author="Diego Fabian Beltran Segura" w:date="2022-08-26T11:48:00Z">
            <w:rPr>
              <w:lang w:val="en-US"/>
            </w:rPr>
          </w:rPrChange>
        </w:rPr>
        <w:t>1.</w:t>
      </w:r>
      <w:r w:rsidR="00454D50" w:rsidRPr="00CF2EA4">
        <w:rPr>
          <w:rFonts w:ascii="Times New Roman" w:hAnsi="Times New Roman" w:cs="Times New Roman"/>
          <w:lang w:val="en-US"/>
          <w:rPrChange w:id="403" w:author="Diego Fabian Beltran Segura" w:date="2022-08-26T11:48:00Z">
            <w:rPr>
              <w:lang w:val="en-US"/>
            </w:rPr>
          </w:rPrChange>
        </w:rPr>
        <w:tab/>
      </w:r>
      <w:proofErr w:type="spellStart"/>
      <w:r w:rsidR="00454D50" w:rsidRPr="00CF2EA4">
        <w:rPr>
          <w:rFonts w:ascii="Times New Roman" w:hAnsi="Times New Roman" w:cs="Times New Roman"/>
          <w:lang w:val="en-US"/>
          <w:rPrChange w:id="404" w:author="Diego Fabian Beltran Segura" w:date="2022-08-26T11:48:00Z">
            <w:rPr>
              <w:lang w:val="en-US"/>
            </w:rPr>
          </w:rPrChange>
        </w:rPr>
        <w:t>Lande</w:t>
      </w:r>
      <w:proofErr w:type="spellEnd"/>
      <w:r w:rsidR="00454D50" w:rsidRPr="00CF2EA4">
        <w:rPr>
          <w:rFonts w:ascii="Times New Roman" w:hAnsi="Times New Roman" w:cs="Times New Roman"/>
          <w:lang w:val="en-US"/>
          <w:rPrChange w:id="405" w:author="Diego Fabian Beltran Segura" w:date="2022-08-26T11:48:00Z">
            <w:rPr>
              <w:lang w:val="en-US"/>
            </w:rPr>
          </w:rPrChange>
        </w:rPr>
        <w:t xml:space="preserve"> R. Models of speciation by sexual selection on polygenic traits. Proceedings of the National Academy of Sciences. 1981 Jun 1;78(6):3721–5. </w:t>
      </w:r>
    </w:p>
    <w:p w14:paraId="58BF7858" w14:textId="77777777" w:rsidR="00454D50" w:rsidRPr="00CF2EA4" w:rsidRDefault="00454D50" w:rsidP="00454D50">
      <w:pPr>
        <w:pStyle w:val="Bibliography"/>
        <w:rPr>
          <w:rFonts w:ascii="Times New Roman" w:hAnsi="Times New Roman" w:cs="Times New Roman"/>
          <w:lang w:val="en-US"/>
          <w:rPrChange w:id="406" w:author="Diego Fabian Beltran Segura" w:date="2022-08-26T11:48:00Z">
            <w:rPr>
              <w:lang w:val="en-US"/>
            </w:rPr>
          </w:rPrChange>
        </w:rPr>
      </w:pPr>
      <w:r w:rsidRPr="00CF2EA4">
        <w:rPr>
          <w:rFonts w:ascii="Times New Roman" w:hAnsi="Times New Roman" w:cs="Times New Roman"/>
          <w:lang w:val="en-US"/>
          <w:rPrChange w:id="407" w:author="Diego Fabian Beltran Segura" w:date="2022-08-26T11:48:00Z">
            <w:rPr>
              <w:lang w:val="en-US"/>
            </w:rPr>
          </w:rPrChange>
        </w:rPr>
        <w:t>2.</w:t>
      </w:r>
      <w:r w:rsidRPr="00CF2EA4">
        <w:rPr>
          <w:rFonts w:ascii="Times New Roman" w:hAnsi="Times New Roman" w:cs="Times New Roman"/>
          <w:lang w:val="en-US"/>
          <w:rPrChange w:id="408" w:author="Diego Fabian Beltran Segura" w:date="2022-08-26T11:48:00Z">
            <w:rPr>
              <w:lang w:val="en-US"/>
            </w:rPr>
          </w:rPrChange>
        </w:rPr>
        <w:tab/>
        <w:t xml:space="preserve">West-Eberhard MJ. Sexual Selection, Social Competition, and Speciation. The Quarterly Review of Biology. 1983 Jun;58(2):155–83. </w:t>
      </w:r>
    </w:p>
    <w:p w14:paraId="4478A4BB" w14:textId="77777777" w:rsidR="00454D50" w:rsidRPr="00CF2EA4" w:rsidRDefault="00454D50" w:rsidP="00454D50">
      <w:pPr>
        <w:pStyle w:val="Bibliography"/>
        <w:rPr>
          <w:rFonts w:ascii="Times New Roman" w:hAnsi="Times New Roman" w:cs="Times New Roman"/>
          <w:lang w:val="en-US"/>
          <w:rPrChange w:id="409" w:author="Diego Fabian Beltran Segura" w:date="2022-08-26T11:48:00Z">
            <w:rPr>
              <w:lang w:val="en-US"/>
            </w:rPr>
          </w:rPrChange>
        </w:rPr>
      </w:pPr>
      <w:r w:rsidRPr="00CF2EA4">
        <w:rPr>
          <w:rFonts w:ascii="Times New Roman" w:hAnsi="Times New Roman" w:cs="Times New Roman"/>
          <w:lang w:val="en-US"/>
          <w:rPrChange w:id="410" w:author="Diego Fabian Beltran Segura" w:date="2022-08-26T11:48:00Z">
            <w:rPr>
              <w:lang w:val="en-US"/>
            </w:rPr>
          </w:rPrChange>
        </w:rPr>
        <w:t>3.</w:t>
      </w:r>
      <w:r w:rsidRPr="00CF2EA4">
        <w:rPr>
          <w:rFonts w:ascii="Times New Roman" w:hAnsi="Times New Roman" w:cs="Times New Roman"/>
          <w:lang w:val="en-US"/>
          <w:rPrChange w:id="411" w:author="Diego Fabian Beltran Segura" w:date="2022-08-26T11:48:00Z">
            <w:rPr>
              <w:lang w:val="en-US"/>
            </w:rPr>
          </w:rPrChange>
        </w:rPr>
        <w:tab/>
        <w:t xml:space="preserve">Price T. Sexual selection and natural selection in bird speciation. </w:t>
      </w:r>
      <w:proofErr w:type="spellStart"/>
      <w:r w:rsidRPr="00CF2EA4">
        <w:rPr>
          <w:rFonts w:ascii="Times New Roman" w:hAnsi="Times New Roman" w:cs="Times New Roman"/>
          <w:lang w:val="en-US"/>
          <w:rPrChange w:id="412" w:author="Diego Fabian Beltran Segura" w:date="2022-08-26T11:48:00Z">
            <w:rPr>
              <w:lang w:val="en-US"/>
            </w:rPr>
          </w:rPrChange>
        </w:rPr>
        <w:t>Magurran</w:t>
      </w:r>
      <w:proofErr w:type="spellEnd"/>
      <w:r w:rsidRPr="00CF2EA4">
        <w:rPr>
          <w:rFonts w:ascii="Times New Roman" w:hAnsi="Times New Roman" w:cs="Times New Roman"/>
          <w:lang w:val="en-US"/>
          <w:rPrChange w:id="413" w:author="Diego Fabian Beltran Segura" w:date="2022-08-26T11:48:00Z">
            <w:rPr>
              <w:lang w:val="en-US"/>
            </w:rPr>
          </w:rPrChange>
        </w:rPr>
        <w:t xml:space="preserve"> AE, May RM, editors. Phil Trans R Soc </w:t>
      </w:r>
      <w:proofErr w:type="spellStart"/>
      <w:r w:rsidRPr="00CF2EA4">
        <w:rPr>
          <w:rFonts w:ascii="Times New Roman" w:hAnsi="Times New Roman" w:cs="Times New Roman"/>
          <w:lang w:val="en-US"/>
          <w:rPrChange w:id="414" w:author="Diego Fabian Beltran Segura" w:date="2022-08-26T11:48:00Z">
            <w:rPr>
              <w:lang w:val="en-US"/>
            </w:rPr>
          </w:rPrChange>
        </w:rPr>
        <w:t>Lond</w:t>
      </w:r>
      <w:proofErr w:type="spellEnd"/>
      <w:r w:rsidRPr="00CF2EA4">
        <w:rPr>
          <w:rFonts w:ascii="Times New Roman" w:hAnsi="Times New Roman" w:cs="Times New Roman"/>
          <w:lang w:val="en-US"/>
          <w:rPrChange w:id="415" w:author="Diego Fabian Beltran Segura" w:date="2022-08-26T11:48:00Z">
            <w:rPr>
              <w:lang w:val="en-US"/>
            </w:rPr>
          </w:rPrChange>
        </w:rPr>
        <w:t xml:space="preserve"> B. 1998 Feb 28;353(1366):251–60. </w:t>
      </w:r>
    </w:p>
    <w:p w14:paraId="63546ED3" w14:textId="77777777" w:rsidR="00454D50" w:rsidRPr="00CF2EA4" w:rsidRDefault="00454D50" w:rsidP="00454D50">
      <w:pPr>
        <w:pStyle w:val="Bibliography"/>
        <w:rPr>
          <w:rFonts w:ascii="Times New Roman" w:hAnsi="Times New Roman" w:cs="Times New Roman"/>
          <w:lang w:val="en-US"/>
          <w:rPrChange w:id="416" w:author="Diego Fabian Beltran Segura" w:date="2022-08-26T11:48:00Z">
            <w:rPr>
              <w:lang w:val="en-US"/>
            </w:rPr>
          </w:rPrChange>
        </w:rPr>
      </w:pPr>
      <w:r w:rsidRPr="00CF2EA4">
        <w:rPr>
          <w:rFonts w:ascii="Times New Roman" w:hAnsi="Times New Roman" w:cs="Times New Roman"/>
          <w:lang w:val="en-US"/>
          <w:rPrChange w:id="417" w:author="Diego Fabian Beltran Segura" w:date="2022-08-26T11:48:00Z">
            <w:rPr>
              <w:lang w:val="en-US"/>
            </w:rPr>
          </w:rPrChange>
        </w:rPr>
        <w:t>4.</w:t>
      </w:r>
      <w:r w:rsidRPr="00CF2EA4">
        <w:rPr>
          <w:rFonts w:ascii="Times New Roman" w:hAnsi="Times New Roman" w:cs="Times New Roman"/>
          <w:lang w:val="en-US"/>
          <w:rPrChange w:id="418" w:author="Diego Fabian Beltran Segura" w:date="2022-08-26T11:48:00Z">
            <w:rPr>
              <w:lang w:val="en-US"/>
            </w:rPr>
          </w:rPrChange>
        </w:rPr>
        <w:tab/>
      </w:r>
      <w:proofErr w:type="spellStart"/>
      <w:r w:rsidRPr="00CF2EA4">
        <w:rPr>
          <w:rFonts w:ascii="Times New Roman" w:hAnsi="Times New Roman" w:cs="Times New Roman"/>
          <w:lang w:val="en-US"/>
          <w:rPrChange w:id="419" w:author="Diego Fabian Beltran Segura" w:date="2022-08-26T11:48:00Z">
            <w:rPr>
              <w:lang w:val="en-US"/>
            </w:rPr>
          </w:rPrChange>
        </w:rPr>
        <w:t>Panhuis</w:t>
      </w:r>
      <w:proofErr w:type="spellEnd"/>
      <w:r w:rsidRPr="00CF2EA4">
        <w:rPr>
          <w:rFonts w:ascii="Times New Roman" w:hAnsi="Times New Roman" w:cs="Times New Roman"/>
          <w:lang w:val="en-US"/>
          <w:rPrChange w:id="420" w:author="Diego Fabian Beltran Segura" w:date="2022-08-26T11:48:00Z">
            <w:rPr>
              <w:lang w:val="en-US"/>
            </w:rPr>
          </w:rPrChange>
        </w:rPr>
        <w:t xml:space="preserve"> TM, </w:t>
      </w:r>
      <w:proofErr w:type="spellStart"/>
      <w:r w:rsidRPr="00CF2EA4">
        <w:rPr>
          <w:rFonts w:ascii="Times New Roman" w:hAnsi="Times New Roman" w:cs="Times New Roman"/>
          <w:lang w:val="en-US"/>
          <w:rPrChange w:id="421" w:author="Diego Fabian Beltran Segura" w:date="2022-08-26T11:48:00Z">
            <w:rPr>
              <w:lang w:val="en-US"/>
            </w:rPr>
          </w:rPrChange>
        </w:rPr>
        <w:t>Butlin</w:t>
      </w:r>
      <w:proofErr w:type="spellEnd"/>
      <w:r w:rsidRPr="00CF2EA4">
        <w:rPr>
          <w:rFonts w:ascii="Times New Roman" w:hAnsi="Times New Roman" w:cs="Times New Roman"/>
          <w:lang w:val="en-US"/>
          <w:rPrChange w:id="422" w:author="Diego Fabian Beltran Segura" w:date="2022-08-26T11:48:00Z">
            <w:rPr>
              <w:lang w:val="en-US"/>
            </w:rPr>
          </w:rPrChange>
        </w:rPr>
        <w:t xml:space="preserve"> R, </w:t>
      </w:r>
      <w:proofErr w:type="spellStart"/>
      <w:r w:rsidRPr="00CF2EA4">
        <w:rPr>
          <w:rFonts w:ascii="Times New Roman" w:hAnsi="Times New Roman" w:cs="Times New Roman"/>
          <w:lang w:val="en-US"/>
          <w:rPrChange w:id="423" w:author="Diego Fabian Beltran Segura" w:date="2022-08-26T11:48:00Z">
            <w:rPr>
              <w:lang w:val="en-US"/>
            </w:rPr>
          </w:rPrChange>
        </w:rPr>
        <w:t>Zuk</w:t>
      </w:r>
      <w:proofErr w:type="spellEnd"/>
      <w:r w:rsidRPr="00CF2EA4">
        <w:rPr>
          <w:rFonts w:ascii="Times New Roman" w:hAnsi="Times New Roman" w:cs="Times New Roman"/>
          <w:lang w:val="en-US"/>
          <w:rPrChange w:id="424" w:author="Diego Fabian Beltran Segura" w:date="2022-08-26T11:48:00Z">
            <w:rPr>
              <w:lang w:val="en-US"/>
            </w:rPr>
          </w:rPrChange>
        </w:rPr>
        <w:t xml:space="preserve"> M, Tregenza T. Sexual selection and speciation. Trends in Ecology &amp; Evolution. 2001;8. </w:t>
      </w:r>
    </w:p>
    <w:p w14:paraId="392C8D23" w14:textId="77777777" w:rsidR="00454D50" w:rsidRPr="00CF2EA4" w:rsidRDefault="00454D50" w:rsidP="00454D50">
      <w:pPr>
        <w:pStyle w:val="Bibliography"/>
        <w:rPr>
          <w:rFonts w:ascii="Times New Roman" w:hAnsi="Times New Roman" w:cs="Times New Roman"/>
          <w:lang w:val="en-US"/>
          <w:rPrChange w:id="425" w:author="Diego Fabian Beltran Segura" w:date="2022-08-26T11:48:00Z">
            <w:rPr>
              <w:lang w:val="en-US"/>
            </w:rPr>
          </w:rPrChange>
        </w:rPr>
      </w:pPr>
      <w:r w:rsidRPr="00CF2EA4">
        <w:rPr>
          <w:rFonts w:ascii="Times New Roman" w:hAnsi="Times New Roman" w:cs="Times New Roman"/>
          <w:lang w:val="en-US"/>
          <w:rPrChange w:id="426" w:author="Diego Fabian Beltran Segura" w:date="2022-08-26T11:48:00Z">
            <w:rPr>
              <w:lang w:val="en-US"/>
            </w:rPr>
          </w:rPrChange>
        </w:rPr>
        <w:t>5.</w:t>
      </w:r>
      <w:r w:rsidRPr="00CF2EA4">
        <w:rPr>
          <w:rFonts w:ascii="Times New Roman" w:hAnsi="Times New Roman" w:cs="Times New Roman"/>
          <w:lang w:val="en-US"/>
          <w:rPrChange w:id="427" w:author="Diego Fabian Beltran Segura" w:date="2022-08-26T11:48:00Z">
            <w:rPr>
              <w:lang w:val="en-US"/>
            </w:rPr>
          </w:rPrChange>
        </w:rPr>
        <w:tab/>
        <w:t xml:space="preserve">Seddon N, Merrill RM, Tobias JA. Sexually Selected Traits Predict Patterns of Species Richness in a Diverse Clade of Suboscine Birds. The American Naturalist. 2008 May;171(5):620–31. </w:t>
      </w:r>
    </w:p>
    <w:p w14:paraId="7D2F548C" w14:textId="77777777" w:rsidR="00454D50" w:rsidRPr="00CF2EA4" w:rsidRDefault="00454D50" w:rsidP="00454D50">
      <w:pPr>
        <w:pStyle w:val="Bibliography"/>
        <w:rPr>
          <w:rFonts w:ascii="Times New Roman" w:hAnsi="Times New Roman" w:cs="Times New Roman"/>
          <w:lang w:val="en-US"/>
          <w:rPrChange w:id="428" w:author="Diego Fabian Beltran Segura" w:date="2022-08-26T11:48:00Z">
            <w:rPr>
              <w:lang w:val="en-US"/>
            </w:rPr>
          </w:rPrChange>
        </w:rPr>
      </w:pPr>
      <w:r w:rsidRPr="00CF2EA4">
        <w:rPr>
          <w:rFonts w:ascii="Times New Roman" w:hAnsi="Times New Roman" w:cs="Times New Roman"/>
          <w:lang w:val="en-US"/>
          <w:rPrChange w:id="429" w:author="Diego Fabian Beltran Segura" w:date="2022-08-26T11:48:00Z">
            <w:rPr>
              <w:lang w:val="en-US"/>
            </w:rPr>
          </w:rPrChange>
        </w:rPr>
        <w:t>6.</w:t>
      </w:r>
      <w:r w:rsidRPr="00CF2EA4">
        <w:rPr>
          <w:rFonts w:ascii="Times New Roman" w:hAnsi="Times New Roman" w:cs="Times New Roman"/>
          <w:lang w:val="en-US"/>
          <w:rPrChange w:id="430" w:author="Diego Fabian Beltran Segura" w:date="2022-08-26T11:48:00Z">
            <w:rPr>
              <w:lang w:val="en-US"/>
            </w:rPr>
          </w:rPrChange>
        </w:rPr>
        <w:tab/>
        <w:t xml:space="preserve">Rico-Guevara A, </w:t>
      </w:r>
      <w:proofErr w:type="spellStart"/>
      <w:r w:rsidRPr="00CF2EA4">
        <w:rPr>
          <w:rFonts w:ascii="Times New Roman" w:hAnsi="Times New Roman" w:cs="Times New Roman"/>
          <w:lang w:val="en-US"/>
          <w:rPrChange w:id="431" w:author="Diego Fabian Beltran Segura" w:date="2022-08-26T11:48:00Z">
            <w:rPr>
              <w:lang w:val="en-US"/>
            </w:rPr>
          </w:rPrChange>
        </w:rPr>
        <w:t>Hurme</w:t>
      </w:r>
      <w:proofErr w:type="spellEnd"/>
      <w:r w:rsidRPr="00CF2EA4">
        <w:rPr>
          <w:rFonts w:ascii="Times New Roman" w:hAnsi="Times New Roman" w:cs="Times New Roman"/>
          <w:lang w:val="en-US"/>
          <w:rPrChange w:id="432" w:author="Diego Fabian Beltran Segura" w:date="2022-08-26T11:48:00Z">
            <w:rPr>
              <w:lang w:val="en-US"/>
            </w:rPr>
          </w:rPrChange>
        </w:rPr>
        <w:t xml:space="preserve"> KJ. </w:t>
      </w:r>
      <w:proofErr w:type="spellStart"/>
      <w:r w:rsidRPr="00CF2EA4">
        <w:rPr>
          <w:rFonts w:ascii="Times New Roman" w:hAnsi="Times New Roman" w:cs="Times New Roman"/>
          <w:lang w:val="en-US"/>
          <w:rPrChange w:id="433" w:author="Diego Fabian Beltran Segura" w:date="2022-08-26T11:48:00Z">
            <w:rPr>
              <w:lang w:val="en-US"/>
            </w:rPr>
          </w:rPrChange>
        </w:rPr>
        <w:t>Intrasexually</w:t>
      </w:r>
      <w:proofErr w:type="spellEnd"/>
      <w:r w:rsidRPr="00CF2EA4">
        <w:rPr>
          <w:rFonts w:ascii="Times New Roman" w:hAnsi="Times New Roman" w:cs="Times New Roman"/>
          <w:lang w:val="en-US"/>
          <w:rPrChange w:id="434" w:author="Diego Fabian Beltran Segura" w:date="2022-08-26T11:48:00Z">
            <w:rPr>
              <w:lang w:val="en-US"/>
            </w:rPr>
          </w:rPrChange>
        </w:rPr>
        <w:t xml:space="preserve"> selected weapons: </w:t>
      </w:r>
      <w:proofErr w:type="spellStart"/>
      <w:r w:rsidRPr="00CF2EA4">
        <w:rPr>
          <w:rFonts w:ascii="Times New Roman" w:hAnsi="Times New Roman" w:cs="Times New Roman"/>
          <w:lang w:val="en-US"/>
          <w:rPrChange w:id="435" w:author="Diego Fabian Beltran Segura" w:date="2022-08-26T11:48:00Z">
            <w:rPr>
              <w:lang w:val="en-US"/>
            </w:rPr>
          </w:rPrChange>
        </w:rPr>
        <w:t>Intrasexually</w:t>
      </w:r>
      <w:proofErr w:type="spellEnd"/>
      <w:r w:rsidRPr="00CF2EA4">
        <w:rPr>
          <w:rFonts w:ascii="Times New Roman" w:hAnsi="Times New Roman" w:cs="Times New Roman"/>
          <w:lang w:val="en-US"/>
          <w:rPrChange w:id="436" w:author="Diego Fabian Beltran Segura" w:date="2022-08-26T11:48:00Z">
            <w:rPr>
              <w:lang w:val="en-US"/>
            </w:rPr>
          </w:rPrChange>
        </w:rPr>
        <w:t xml:space="preserve"> selected weapons. Biol Rev. 2019 Feb;94(1):60–101. </w:t>
      </w:r>
    </w:p>
    <w:p w14:paraId="1BCB8116" w14:textId="77777777" w:rsidR="00454D50" w:rsidRPr="00CF2EA4" w:rsidRDefault="00454D50" w:rsidP="00454D50">
      <w:pPr>
        <w:pStyle w:val="Bibliography"/>
        <w:rPr>
          <w:rFonts w:ascii="Times New Roman" w:hAnsi="Times New Roman" w:cs="Times New Roman"/>
          <w:lang w:val="en-US"/>
          <w:rPrChange w:id="437" w:author="Diego Fabian Beltran Segura" w:date="2022-08-26T11:48:00Z">
            <w:rPr>
              <w:lang w:val="en-US"/>
            </w:rPr>
          </w:rPrChange>
        </w:rPr>
      </w:pPr>
      <w:r w:rsidRPr="00CF2EA4">
        <w:rPr>
          <w:rFonts w:ascii="Times New Roman" w:hAnsi="Times New Roman" w:cs="Times New Roman"/>
          <w:lang w:val="en-US"/>
          <w:rPrChange w:id="438" w:author="Diego Fabian Beltran Segura" w:date="2022-08-26T11:48:00Z">
            <w:rPr>
              <w:lang w:val="en-US"/>
            </w:rPr>
          </w:rPrChange>
        </w:rPr>
        <w:t>7.</w:t>
      </w:r>
      <w:r w:rsidRPr="00CF2EA4">
        <w:rPr>
          <w:rFonts w:ascii="Times New Roman" w:hAnsi="Times New Roman" w:cs="Times New Roman"/>
          <w:lang w:val="en-US"/>
          <w:rPrChange w:id="439" w:author="Diego Fabian Beltran Segura" w:date="2022-08-26T11:48:00Z">
            <w:rPr>
              <w:lang w:val="en-US"/>
            </w:rPr>
          </w:rPrChange>
        </w:rPr>
        <w:tab/>
        <w:t xml:space="preserve">Rico-Guevara A, Araya-Salas M. Bills as daggers? A test for sexually dimorphic weapons in a lekking hummingbird. Behavioral Ecology. 2015;26(1):21–9. </w:t>
      </w:r>
    </w:p>
    <w:p w14:paraId="6923F724" w14:textId="77777777" w:rsidR="00454D50" w:rsidRPr="00CF2EA4" w:rsidRDefault="00454D50" w:rsidP="00454D50">
      <w:pPr>
        <w:pStyle w:val="Bibliography"/>
        <w:rPr>
          <w:rFonts w:ascii="Times New Roman" w:hAnsi="Times New Roman" w:cs="Times New Roman"/>
          <w:lang w:val="en-US"/>
          <w:rPrChange w:id="440" w:author="Diego Fabian Beltran Segura" w:date="2022-08-26T11:48:00Z">
            <w:rPr>
              <w:lang w:val="en-US"/>
            </w:rPr>
          </w:rPrChange>
        </w:rPr>
      </w:pPr>
      <w:r w:rsidRPr="00CF2EA4">
        <w:rPr>
          <w:rFonts w:ascii="Times New Roman" w:hAnsi="Times New Roman" w:cs="Times New Roman"/>
          <w:lang w:val="en-US"/>
          <w:rPrChange w:id="441" w:author="Diego Fabian Beltran Segura" w:date="2022-08-26T11:48:00Z">
            <w:rPr>
              <w:lang w:val="en-US"/>
            </w:rPr>
          </w:rPrChange>
        </w:rPr>
        <w:t>8.</w:t>
      </w:r>
      <w:r w:rsidRPr="00CF2EA4">
        <w:rPr>
          <w:rFonts w:ascii="Times New Roman" w:hAnsi="Times New Roman" w:cs="Times New Roman"/>
          <w:lang w:val="en-US"/>
          <w:rPrChange w:id="442" w:author="Diego Fabian Beltran Segura" w:date="2022-08-26T11:48:00Z">
            <w:rPr>
              <w:lang w:val="en-US"/>
            </w:rPr>
          </w:rPrChange>
        </w:rPr>
        <w:tab/>
      </w:r>
      <w:proofErr w:type="spellStart"/>
      <w:r w:rsidRPr="00CF2EA4">
        <w:rPr>
          <w:rFonts w:ascii="Times New Roman" w:hAnsi="Times New Roman" w:cs="Times New Roman"/>
          <w:lang w:val="en-US"/>
          <w:rPrChange w:id="443" w:author="Diego Fabian Beltran Segura" w:date="2022-08-26T11:48:00Z">
            <w:rPr>
              <w:lang w:val="en-US"/>
            </w:rPr>
          </w:rPrChange>
        </w:rPr>
        <w:t>Temeles</w:t>
      </w:r>
      <w:proofErr w:type="spellEnd"/>
      <w:r w:rsidRPr="00CF2EA4">
        <w:rPr>
          <w:rFonts w:ascii="Times New Roman" w:hAnsi="Times New Roman" w:cs="Times New Roman"/>
          <w:lang w:val="en-US"/>
          <w:rPrChange w:id="444" w:author="Diego Fabian Beltran Segura" w:date="2022-08-26T11:48:00Z">
            <w:rPr>
              <w:lang w:val="en-US"/>
            </w:rPr>
          </w:rPrChange>
        </w:rPr>
        <w:t xml:space="preserve"> EJ. Evidence for Ecological Causation of Sexual Dimorphism in a Hummingbird. Science. 2000 Jul 21;289(5478):441–3. </w:t>
      </w:r>
    </w:p>
    <w:p w14:paraId="23CD0B3A" w14:textId="77777777" w:rsidR="00454D50" w:rsidRPr="00CF2EA4" w:rsidRDefault="00454D50" w:rsidP="00454D50">
      <w:pPr>
        <w:pStyle w:val="Bibliography"/>
        <w:rPr>
          <w:rFonts w:ascii="Times New Roman" w:hAnsi="Times New Roman" w:cs="Times New Roman"/>
          <w:lang w:val="en-US"/>
          <w:rPrChange w:id="445" w:author="Diego Fabian Beltran Segura" w:date="2022-08-26T11:48:00Z">
            <w:rPr>
              <w:lang w:val="en-US"/>
            </w:rPr>
          </w:rPrChange>
        </w:rPr>
      </w:pPr>
      <w:r w:rsidRPr="00CF2EA4">
        <w:rPr>
          <w:rFonts w:ascii="Times New Roman" w:hAnsi="Times New Roman" w:cs="Times New Roman"/>
          <w:lang w:val="en-US"/>
          <w:rPrChange w:id="446" w:author="Diego Fabian Beltran Segura" w:date="2022-08-26T11:48:00Z">
            <w:rPr>
              <w:lang w:val="en-US"/>
            </w:rPr>
          </w:rPrChange>
        </w:rPr>
        <w:t>9.</w:t>
      </w:r>
      <w:r w:rsidRPr="00CF2EA4">
        <w:rPr>
          <w:rFonts w:ascii="Times New Roman" w:hAnsi="Times New Roman" w:cs="Times New Roman"/>
          <w:lang w:val="en-US"/>
          <w:rPrChange w:id="447" w:author="Diego Fabian Beltran Segura" w:date="2022-08-26T11:48:00Z">
            <w:rPr>
              <w:lang w:val="en-US"/>
            </w:rPr>
          </w:rPrChange>
        </w:rPr>
        <w:tab/>
      </w:r>
      <w:proofErr w:type="spellStart"/>
      <w:r w:rsidRPr="00CF2EA4">
        <w:rPr>
          <w:rFonts w:ascii="Times New Roman" w:hAnsi="Times New Roman" w:cs="Times New Roman"/>
          <w:lang w:val="en-US"/>
          <w:rPrChange w:id="448" w:author="Diego Fabian Beltran Segura" w:date="2022-08-26T11:48:00Z">
            <w:rPr>
              <w:lang w:val="en-US"/>
            </w:rPr>
          </w:rPrChange>
        </w:rPr>
        <w:t>Altshuler</w:t>
      </w:r>
      <w:proofErr w:type="spellEnd"/>
      <w:r w:rsidRPr="00CF2EA4">
        <w:rPr>
          <w:rFonts w:ascii="Times New Roman" w:hAnsi="Times New Roman" w:cs="Times New Roman"/>
          <w:lang w:val="en-US"/>
          <w:rPrChange w:id="449" w:author="Diego Fabian Beltran Segura" w:date="2022-08-26T11:48:00Z">
            <w:rPr>
              <w:lang w:val="en-US"/>
            </w:rPr>
          </w:rPrChange>
        </w:rPr>
        <w:t xml:space="preserve"> DL, Dudley R, McGuire JA. Resolution of a paradox: Hummingbird flight at high elevation does not come without a cost. Proceedings of the National Academy of Sciences. 2004 Dec 21;101(51):17731–6. </w:t>
      </w:r>
    </w:p>
    <w:p w14:paraId="0C34802C" w14:textId="77777777" w:rsidR="00454D50" w:rsidRPr="00CF2EA4" w:rsidRDefault="00454D50" w:rsidP="00454D50">
      <w:pPr>
        <w:pStyle w:val="Bibliography"/>
        <w:rPr>
          <w:rFonts w:ascii="Times New Roman" w:hAnsi="Times New Roman" w:cs="Times New Roman"/>
          <w:lang w:val="en-US"/>
          <w:rPrChange w:id="450" w:author="Diego Fabian Beltran Segura" w:date="2022-08-26T11:48:00Z">
            <w:rPr>
              <w:lang w:val="en-US"/>
            </w:rPr>
          </w:rPrChange>
        </w:rPr>
      </w:pPr>
      <w:r w:rsidRPr="00CF2EA4">
        <w:rPr>
          <w:rFonts w:ascii="Times New Roman" w:hAnsi="Times New Roman" w:cs="Times New Roman"/>
          <w:lang w:val="en-US"/>
          <w:rPrChange w:id="451" w:author="Diego Fabian Beltran Segura" w:date="2022-08-26T11:48:00Z">
            <w:rPr>
              <w:lang w:val="en-US"/>
            </w:rPr>
          </w:rPrChange>
        </w:rPr>
        <w:t>10.</w:t>
      </w:r>
      <w:r w:rsidRPr="00CF2EA4">
        <w:rPr>
          <w:rFonts w:ascii="Times New Roman" w:hAnsi="Times New Roman" w:cs="Times New Roman"/>
          <w:lang w:val="en-US"/>
          <w:rPrChange w:id="452" w:author="Diego Fabian Beltran Segura" w:date="2022-08-26T11:48:00Z">
            <w:rPr>
              <w:lang w:val="en-US"/>
            </w:rPr>
          </w:rPrChange>
        </w:rPr>
        <w:tab/>
        <w:t xml:space="preserve">Lim MCW, Bi K, Witt CC, Graham CH, </w:t>
      </w:r>
      <w:proofErr w:type="spellStart"/>
      <w:r w:rsidRPr="00CF2EA4">
        <w:rPr>
          <w:rFonts w:ascii="Times New Roman" w:hAnsi="Times New Roman" w:cs="Times New Roman"/>
          <w:lang w:val="en-US"/>
          <w:rPrChange w:id="453" w:author="Diego Fabian Beltran Segura" w:date="2022-08-26T11:48:00Z">
            <w:rPr>
              <w:lang w:val="en-US"/>
            </w:rPr>
          </w:rPrChange>
        </w:rPr>
        <w:t>Dávalos</w:t>
      </w:r>
      <w:proofErr w:type="spellEnd"/>
      <w:r w:rsidRPr="00CF2EA4">
        <w:rPr>
          <w:rFonts w:ascii="Times New Roman" w:hAnsi="Times New Roman" w:cs="Times New Roman"/>
          <w:lang w:val="en-US"/>
          <w:rPrChange w:id="454" w:author="Diego Fabian Beltran Segura" w:date="2022-08-26T11:48:00Z">
            <w:rPr>
              <w:lang w:val="en-US"/>
            </w:rPr>
          </w:rPrChange>
        </w:rPr>
        <w:t xml:space="preserve"> LM. Pervasive Genomic Signatures of Local Adaptation to Altitude Across Highland Specialist Andean Hummingbird Populations. Chapman M, editor. Journal of Heredity. 2021 May 24;112(3):229–40. </w:t>
      </w:r>
    </w:p>
    <w:p w14:paraId="5525D221" w14:textId="77777777" w:rsidR="00454D50" w:rsidRPr="00CF2EA4" w:rsidRDefault="00454D50" w:rsidP="00454D50">
      <w:pPr>
        <w:pStyle w:val="Bibliography"/>
        <w:rPr>
          <w:rFonts w:ascii="Times New Roman" w:hAnsi="Times New Roman" w:cs="Times New Roman"/>
          <w:lang w:val="en-US"/>
          <w:rPrChange w:id="455" w:author="Diego Fabian Beltran Segura" w:date="2022-08-26T11:48:00Z">
            <w:rPr>
              <w:lang w:val="en-US"/>
            </w:rPr>
          </w:rPrChange>
        </w:rPr>
      </w:pPr>
      <w:r w:rsidRPr="00CF2EA4">
        <w:rPr>
          <w:rFonts w:ascii="Times New Roman" w:hAnsi="Times New Roman" w:cs="Times New Roman"/>
          <w:lang w:val="en-US"/>
          <w:rPrChange w:id="456" w:author="Diego Fabian Beltran Segura" w:date="2022-08-26T11:48:00Z">
            <w:rPr>
              <w:lang w:val="en-US"/>
            </w:rPr>
          </w:rPrChange>
        </w:rPr>
        <w:t>11.</w:t>
      </w:r>
      <w:r w:rsidRPr="00CF2EA4">
        <w:rPr>
          <w:rFonts w:ascii="Times New Roman" w:hAnsi="Times New Roman" w:cs="Times New Roman"/>
          <w:lang w:val="en-US"/>
          <w:rPrChange w:id="457" w:author="Diego Fabian Beltran Segura" w:date="2022-08-26T11:48:00Z">
            <w:rPr>
              <w:lang w:val="en-US"/>
            </w:rPr>
          </w:rPrChange>
        </w:rPr>
        <w:tab/>
        <w:t xml:space="preserve">Dakin R, Segre PS, Straw AD, </w:t>
      </w:r>
      <w:proofErr w:type="spellStart"/>
      <w:r w:rsidRPr="00CF2EA4">
        <w:rPr>
          <w:rFonts w:ascii="Times New Roman" w:hAnsi="Times New Roman" w:cs="Times New Roman"/>
          <w:lang w:val="en-US"/>
          <w:rPrChange w:id="458" w:author="Diego Fabian Beltran Segura" w:date="2022-08-26T11:48:00Z">
            <w:rPr>
              <w:lang w:val="en-US"/>
            </w:rPr>
          </w:rPrChange>
        </w:rPr>
        <w:t>Altshuler</w:t>
      </w:r>
      <w:proofErr w:type="spellEnd"/>
      <w:r w:rsidRPr="00CF2EA4">
        <w:rPr>
          <w:rFonts w:ascii="Times New Roman" w:hAnsi="Times New Roman" w:cs="Times New Roman"/>
          <w:lang w:val="en-US"/>
          <w:rPrChange w:id="459" w:author="Diego Fabian Beltran Segura" w:date="2022-08-26T11:48:00Z">
            <w:rPr>
              <w:lang w:val="en-US"/>
            </w:rPr>
          </w:rPrChange>
        </w:rPr>
        <w:t xml:space="preserve"> DL. Morphology, muscle capacity, skill, and maneuvering ability in hummingbirds. Science. 2018 Feb 9;359(6376):653–7. </w:t>
      </w:r>
    </w:p>
    <w:p w14:paraId="26FB1408" w14:textId="77777777" w:rsidR="00454D50" w:rsidRPr="00CF2EA4" w:rsidRDefault="00454D50" w:rsidP="00454D50">
      <w:pPr>
        <w:pStyle w:val="Bibliography"/>
        <w:rPr>
          <w:rFonts w:ascii="Times New Roman" w:hAnsi="Times New Roman" w:cs="Times New Roman"/>
          <w:lang w:val="en-US"/>
          <w:rPrChange w:id="460" w:author="Diego Fabian Beltran Segura" w:date="2022-08-26T11:48:00Z">
            <w:rPr>
              <w:lang w:val="en-US"/>
            </w:rPr>
          </w:rPrChange>
        </w:rPr>
      </w:pPr>
      <w:r w:rsidRPr="00CF2EA4">
        <w:rPr>
          <w:rFonts w:ascii="Times New Roman" w:hAnsi="Times New Roman" w:cs="Times New Roman"/>
          <w:lang w:val="en-US"/>
          <w:rPrChange w:id="461" w:author="Diego Fabian Beltran Segura" w:date="2022-08-26T11:48:00Z">
            <w:rPr>
              <w:lang w:val="en-US"/>
            </w:rPr>
          </w:rPrChange>
        </w:rPr>
        <w:t>12.</w:t>
      </w:r>
      <w:r w:rsidRPr="00CF2EA4">
        <w:rPr>
          <w:rFonts w:ascii="Times New Roman" w:hAnsi="Times New Roman" w:cs="Times New Roman"/>
          <w:lang w:val="en-US"/>
          <w:rPrChange w:id="462" w:author="Diego Fabian Beltran Segura" w:date="2022-08-26T11:48:00Z">
            <w:rPr>
              <w:lang w:val="en-US"/>
            </w:rPr>
          </w:rPrChange>
        </w:rPr>
        <w:tab/>
        <w:t xml:space="preserve">Clark CJ. The Evolution of Tail Shape in Hummingbirds. The Auk. 2010 Jan;127(1):44–56. </w:t>
      </w:r>
    </w:p>
    <w:p w14:paraId="093C3ACC" w14:textId="77777777" w:rsidR="00454D50" w:rsidRPr="00CF2EA4" w:rsidRDefault="00454D50" w:rsidP="00454D50">
      <w:pPr>
        <w:pStyle w:val="Bibliography"/>
        <w:rPr>
          <w:rFonts w:ascii="Times New Roman" w:hAnsi="Times New Roman" w:cs="Times New Roman"/>
          <w:lang w:val="en-US"/>
          <w:rPrChange w:id="463" w:author="Diego Fabian Beltran Segura" w:date="2022-08-26T11:48:00Z">
            <w:rPr>
              <w:lang w:val="en-US"/>
            </w:rPr>
          </w:rPrChange>
        </w:rPr>
      </w:pPr>
      <w:r w:rsidRPr="00CF2EA4">
        <w:rPr>
          <w:rFonts w:ascii="Times New Roman" w:hAnsi="Times New Roman" w:cs="Times New Roman"/>
          <w:lang w:val="en-US"/>
          <w:rPrChange w:id="464" w:author="Diego Fabian Beltran Segura" w:date="2022-08-26T11:48:00Z">
            <w:rPr>
              <w:lang w:val="en-US"/>
            </w:rPr>
          </w:rPrChange>
        </w:rPr>
        <w:lastRenderedPageBreak/>
        <w:t>13.</w:t>
      </w:r>
      <w:r w:rsidRPr="00CF2EA4">
        <w:rPr>
          <w:rFonts w:ascii="Times New Roman" w:hAnsi="Times New Roman" w:cs="Times New Roman"/>
          <w:lang w:val="en-US"/>
          <w:rPrChange w:id="465" w:author="Diego Fabian Beltran Segura" w:date="2022-08-26T11:48:00Z">
            <w:rPr>
              <w:lang w:val="en-US"/>
            </w:rPr>
          </w:rPrChange>
        </w:rPr>
        <w:tab/>
      </w:r>
      <w:proofErr w:type="spellStart"/>
      <w:r w:rsidRPr="00CF2EA4">
        <w:rPr>
          <w:rFonts w:ascii="Times New Roman" w:hAnsi="Times New Roman" w:cs="Times New Roman"/>
          <w:lang w:val="en-US"/>
          <w:rPrChange w:id="466" w:author="Diego Fabian Beltran Segura" w:date="2022-08-26T11:48:00Z">
            <w:rPr>
              <w:lang w:val="en-US"/>
            </w:rPr>
          </w:rPrChange>
        </w:rPr>
        <w:t>Feinsinger</w:t>
      </w:r>
      <w:proofErr w:type="spellEnd"/>
      <w:r w:rsidRPr="00CF2EA4">
        <w:rPr>
          <w:rFonts w:ascii="Times New Roman" w:hAnsi="Times New Roman" w:cs="Times New Roman"/>
          <w:lang w:val="en-US"/>
          <w:rPrChange w:id="467" w:author="Diego Fabian Beltran Segura" w:date="2022-08-26T11:48:00Z">
            <w:rPr>
              <w:lang w:val="en-US"/>
            </w:rPr>
          </w:rPrChange>
        </w:rPr>
        <w:t xml:space="preserve"> P, Colwell RK, </w:t>
      </w:r>
      <w:proofErr w:type="spellStart"/>
      <w:r w:rsidRPr="00CF2EA4">
        <w:rPr>
          <w:rFonts w:ascii="Times New Roman" w:hAnsi="Times New Roman" w:cs="Times New Roman"/>
          <w:lang w:val="en-US"/>
          <w:rPrChange w:id="468" w:author="Diego Fabian Beltran Segura" w:date="2022-08-26T11:48:00Z">
            <w:rPr>
              <w:lang w:val="en-US"/>
            </w:rPr>
          </w:rPrChange>
        </w:rPr>
        <w:t>Terborgh</w:t>
      </w:r>
      <w:proofErr w:type="spellEnd"/>
      <w:r w:rsidRPr="00CF2EA4">
        <w:rPr>
          <w:rFonts w:ascii="Times New Roman" w:hAnsi="Times New Roman" w:cs="Times New Roman"/>
          <w:lang w:val="en-US"/>
          <w:rPrChange w:id="469" w:author="Diego Fabian Beltran Segura" w:date="2022-08-26T11:48:00Z">
            <w:rPr>
              <w:lang w:val="en-US"/>
            </w:rPr>
          </w:rPrChange>
        </w:rPr>
        <w:t xml:space="preserve"> J, Chaplin SB. Elevation and the Morphology, Flight Energetics, and Foraging Ecology of Tropical Hummingbirds. The American Naturalist. 1979 Apr;113(4):481–97. </w:t>
      </w:r>
    </w:p>
    <w:p w14:paraId="66A846F3" w14:textId="77777777" w:rsidR="00454D50" w:rsidRPr="00CF2EA4" w:rsidRDefault="00454D50" w:rsidP="00454D50">
      <w:pPr>
        <w:pStyle w:val="Bibliography"/>
        <w:rPr>
          <w:rFonts w:ascii="Times New Roman" w:hAnsi="Times New Roman" w:cs="Times New Roman"/>
          <w:lang w:val="en-US"/>
          <w:rPrChange w:id="470" w:author="Diego Fabian Beltran Segura" w:date="2022-08-26T11:48:00Z">
            <w:rPr>
              <w:lang w:val="en-US"/>
            </w:rPr>
          </w:rPrChange>
        </w:rPr>
      </w:pPr>
      <w:r w:rsidRPr="00CF2EA4">
        <w:rPr>
          <w:rFonts w:ascii="Times New Roman" w:hAnsi="Times New Roman" w:cs="Times New Roman"/>
          <w:lang w:val="en-US"/>
          <w:rPrChange w:id="471" w:author="Diego Fabian Beltran Segura" w:date="2022-08-26T11:48:00Z">
            <w:rPr>
              <w:lang w:val="en-US"/>
            </w:rPr>
          </w:rPrChange>
        </w:rPr>
        <w:t>14.</w:t>
      </w:r>
      <w:r w:rsidRPr="00CF2EA4">
        <w:rPr>
          <w:rFonts w:ascii="Times New Roman" w:hAnsi="Times New Roman" w:cs="Times New Roman"/>
          <w:lang w:val="en-US"/>
          <w:rPrChange w:id="472" w:author="Diego Fabian Beltran Segura" w:date="2022-08-26T11:48:00Z">
            <w:rPr>
              <w:lang w:val="en-US"/>
            </w:rPr>
          </w:rPrChange>
        </w:rPr>
        <w:tab/>
      </w:r>
      <w:proofErr w:type="spellStart"/>
      <w:r w:rsidRPr="00CF2EA4">
        <w:rPr>
          <w:rFonts w:ascii="Times New Roman" w:hAnsi="Times New Roman" w:cs="Times New Roman"/>
          <w:lang w:val="en-US"/>
          <w:rPrChange w:id="473" w:author="Diego Fabian Beltran Segura" w:date="2022-08-26T11:48:00Z">
            <w:rPr>
              <w:lang w:val="en-US"/>
            </w:rPr>
          </w:rPrChange>
        </w:rPr>
        <w:t>Brumm</w:t>
      </w:r>
      <w:proofErr w:type="spellEnd"/>
      <w:r w:rsidRPr="00CF2EA4">
        <w:rPr>
          <w:rFonts w:ascii="Times New Roman" w:hAnsi="Times New Roman" w:cs="Times New Roman"/>
          <w:lang w:val="en-US"/>
          <w:rPrChange w:id="474" w:author="Diego Fabian Beltran Segura" w:date="2022-08-26T11:48:00Z">
            <w:rPr>
              <w:lang w:val="en-US"/>
            </w:rPr>
          </w:rPrChange>
        </w:rPr>
        <w:t xml:space="preserve"> H. The impact of environmental noise on song amplitude in a territorial bird. Journal of Animal Ecology. </w:t>
      </w:r>
      <w:proofErr w:type="gramStart"/>
      <w:r w:rsidRPr="00CF2EA4">
        <w:rPr>
          <w:rFonts w:ascii="Times New Roman" w:hAnsi="Times New Roman" w:cs="Times New Roman"/>
          <w:lang w:val="en-US"/>
          <w:rPrChange w:id="475" w:author="Diego Fabian Beltran Segura" w:date="2022-08-26T11:48:00Z">
            <w:rPr>
              <w:lang w:val="en-US"/>
            </w:rPr>
          </w:rPrChange>
        </w:rPr>
        <w:t>2004;73:434</w:t>
      </w:r>
      <w:proofErr w:type="gramEnd"/>
      <w:r w:rsidRPr="00CF2EA4">
        <w:rPr>
          <w:rFonts w:ascii="Times New Roman" w:hAnsi="Times New Roman" w:cs="Times New Roman"/>
          <w:lang w:val="en-US"/>
          <w:rPrChange w:id="476" w:author="Diego Fabian Beltran Segura" w:date="2022-08-26T11:48:00Z">
            <w:rPr>
              <w:lang w:val="en-US"/>
            </w:rPr>
          </w:rPrChange>
        </w:rPr>
        <w:t xml:space="preserve">–40. </w:t>
      </w:r>
    </w:p>
    <w:p w14:paraId="60B6C3DF" w14:textId="77777777" w:rsidR="00454D50" w:rsidRPr="00CF2EA4" w:rsidRDefault="00454D50" w:rsidP="00454D50">
      <w:pPr>
        <w:pStyle w:val="Bibliography"/>
        <w:rPr>
          <w:rFonts w:ascii="Times New Roman" w:hAnsi="Times New Roman" w:cs="Times New Roman"/>
          <w:lang w:val="en-US"/>
          <w:rPrChange w:id="477" w:author="Diego Fabian Beltran Segura" w:date="2022-08-26T11:48:00Z">
            <w:rPr>
              <w:lang w:val="en-US"/>
            </w:rPr>
          </w:rPrChange>
        </w:rPr>
      </w:pPr>
      <w:r w:rsidRPr="00CF2EA4">
        <w:rPr>
          <w:rFonts w:ascii="Times New Roman" w:hAnsi="Times New Roman" w:cs="Times New Roman"/>
          <w:lang w:val="en-US"/>
          <w:rPrChange w:id="478" w:author="Diego Fabian Beltran Segura" w:date="2022-08-26T11:48:00Z">
            <w:rPr>
              <w:lang w:val="en-US"/>
            </w:rPr>
          </w:rPrChange>
        </w:rPr>
        <w:t>15.</w:t>
      </w:r>
      <w:r w:rsidRPr="00CF2EA4">
        <w:rPr>
          <w:rFonts w:ascii="Times New Roman" w:hAnsi="Times New Roman" w:cs="Times New Roman"/>
          <w:lang w:val="en-US"/>
          <w:rPrChange w:id="479" w:author="Diego Fabian Beltran Segura" w:date="2022-08-26T11:48:00Z">
            <w:rPr>
              <w:lang w:val="en-US"/>
            </w:rPr>
          </w:rPrChange>
        </w:rPr>
        <w:tab/>
      </w:r>
      <w:proofErr w:type="spellStart"/>
      <w:r w:rsidRPr="00CF2EA4">
        <w:rPr>
          <w:rFonts w:ascii="Times New Roman" w:hAnsi="Times New Roman" w:cs="Times New Roman"/>
          <w:lang w:val="en-US"/>
          <w:rPrChange w:id="480" w:author="Diego Fabian Beltran Segura" w:date="2022-08-26T11:48:00Z">
            <w:rPr>
              <w:lang w:val="en-US"/>
            </w:rPr>
          </w:rPrChange>
        </w:rPr>
        <w:t>Boncoraglio</w:t>
      </w:r>
      <w:proofErr w:type="spellEnd"/>
      <w:r w:rsidRPr="00CF2EA4">
        <w:rPr>
          <w:rFonts w:ascii="Times New Roman" w:hAnsi="Times New Roman" w:cs="Times New Roman"/>
          <w:lang w:val="en-US"/>
          <w:rPrChange w:id="481" w:author="Diego Fabian Beltran Segura" w:date="2022-08-26T11:48:00Z">
            <w:rPr>
              <w:lang w:val="en-US"/>
            </w:rPr>
          </w:rPrChange>
        </w:rPr>
        <w:t xml:space="preserve"> G, </w:t>
      </w:r>
      <w:proofErr w:type="spellStart"/>
      <w:r w:rsidRPr="00CF2EA4">
        <w:rPr>
          <w:rFonts w:ascii="Times New Roman" w:hAnsi="Times New Roman" w:cs="Times New Roman"/>
          <w:lang w:val="en-US"/>
          <w:rPrChange w:id="482" w:author="Diego Fabian Beltran Segura" w:date="2022-08-26T11:48:00Z">
            <w:rPr>
              <w:lang w:val="en-US"/>
            </w:rPr>
          </w:rPrChange>
        </w:rPr>
        <w:t>Saino</w:t>
      </w:r>
      <w:proofErr w:type="spellEnd"/>
      <w:r w:rsidRPr="00CF2EA4">
        <w:rPr>
          <w:rFonts w:ascii="Times New Roman" w:hAnsi="Times New Roman" w:cs="Times New Roman"/>
          <w:lang w:val="en-US"/>
          <w:rPrChange w:id="483" w:author="Diego Fabian Beltran Segura" w:date="2022-08-26T11:48:00Z">
            <w:rPr>
              <w:lang w:val="en-US"/>
            </w:rPr>
          </w:rPrChange>
        </w:rPr>
        <w:t xml:space="preserve"> N. Habitat structure and the evolution of bird song: a meta-analysis of the evidence for the acoustic adaptation hypothesis. </w:t>
      </w:r>
      <w:proofErr w:type="spellStart"/>
      <w:r w:rsidRPr="00CF2EA4">
        <w:rPr>
          <w:rFonts w:ascii="Times New Roman" w:hAnsi="Times New Roman" w:cs="Times New Roman"/>
          <w:lang w:val="en-US"/>
          <w:rPrChange w:id="484" w:author="Diego Fabian Beltran Segura" w:date="2022-08-26T11:48:00Z">
            <w:rPr>
              <w:lang w:val="en-US"/>
            </w:rPr>
          </w:rPrChange>
        </w:rPr>
        <w:t>Funct</w:t>
      </w:r>
      <w:proofErr w:type="spellEnd"/>
      <w:r w:rsidRPr="00CF2EA4">
        <w:rPr>
          <w:rFonts w:ascii="Times New Roman" w:hAnsi="Times New Roman" w:cs="Times New Roman"/>
          <w:lang w:val="en-US"/>
          <w:rPrChange w:id="485" w:author="Diego Fabian Beltran Segura" w:date="2022-08-26T11:48:00Z">
            <w:rPr>
              <w:lang w:val="en-US"/>
            </w:rPr>
          </w:rPrChange>
        </w:rPr>
        <w:t xml:space="preserve"> Ecology [Internet]. 2007 Feb [cited 2020 Jul 13];21(1). Available from: http://doi.wiley.com/10.1111/j.1365-2435.2006.01207.x</w:t>
      </w:r>
    </w:p>
    <w:p w14:paraId="5E853BEB" w14:textId="77777777" w:rsidR="00454D50" w:rsidRPr="00CF2EA4" w:rsidRDefault="00454D50" w:rsidP="00454D50">
      <w:pPr>
        <w:pStyle w:val="Bibliography"/>
        <w:rPr>
          <w:rFonts w:ascii="Times New Roman" w:hAnsi="Times New Roman" w:cs="Times New Roman"/>
          <w:lang w:val="en-US"/>
          <w:rPrChange w:id="486" w:author="Diego Fabian Beltran Segura" w:date="2022-08-26T11:48:00Z">
            <w:rPr>
              <w:lang w:val="en-US"/>
            </w:rPr>
          </w:rPrChange>
        </w:rPr>
      </w:pPr>
      <w:r w:rsidRPr="00CF2EA4">
        <w:rPr>
          <w:rFonts w:ascii="Times New Roman" w:hAnsi="Times New Roman" w:cs="Times New Roman"/>
          <w:lang w:val="en-US"/>
          <w:rPrChange w:id="487" w:author="Diego Fabian Beltran Segura" w:date="2022-08-26T11:48:00Z">
            <w:rPr>
              <w:lang w:val="en-US"/>
            </w:rPr>
          </w:rPrChange>
        </w:rPr>
        <w:t>16.</w:t>
      </w:r>
      <w:r w:rsidRPr="00CF2EA4">
        <w:rPr>
          <w:rFonts w:ascii="Times New Roman" w:hAnsi="Times New Roman" w:cs="Times New Roman"/>
          <w:lang w:val="en-US"/>
          <w:rPrChange w:id="488" w:author="Diego Fabian Beltran Segura" w:date="2022-08-26T11:48:00Z">
            <w:rPr>
              <w:lang w:val="en-US"/>
            </w:rPr>
          </w:rPrChange>
        </w:rPr>
        <w:tab/>
      </w:r>
      <w:proofErr w:type="spellStart"/>
      <w:r w:rsidRPr="00CF2EA4">
        <w:rPr>
          <w:rFonts w:ascii="Times New Roman" w:hAnsi="Times New Roman" w:cs="Times New Roman"/>
          <w:lang w:val="en-US"/>
          <w:rPrChange w:id="489" w:author="Diego Fabian Beltran Segura" w:date="2022-08-26T11:48:00Z">
            <w:rPr>
              <w:lang w:val="en-US"/>
            </w:rPr>
          </w:rPrChange>
        </w:rPr>
        <w:t>Kirschel</w:t>
      </w:r>
      <w:proofErr w:type="spellEnd"/>
      <w:r w:rsidRPr="00CF2EA4">
        <w:rPr>
          <w:rFonts w:ascii="Times New Roman" w:hAnsi="Times New Roman" w:cs="Times New Roman"/>
          <w:lang w:val="en-US"/>
          <w:rPrChange w:id="490" w:author="Diego Fabian Beltran Segura" w:date="2022-08-26T11:48:00Z">
            <w:rPr>
              <w:lang w:val="en-US"/>
            </w:rPr>
          </w:rPrChange>
        </w:rPr>
        <w:t xml:space="preserve"> ANG, Blumstein DT, Cohen RE, </w:t>
      </w:r>
      <w:proofErr w:type="spellStart"/>
      <w:r w:rsidRPr="00CF2EA4">
        <w:rPr>
          <w:rFonts w:ascii="Times New Roman" w:hAnsi="Times New Roman" w:cs="Times New Roman"/>
          <w:lang w:val="en-US"/>
          <w:rPrChange w:id="491" w:author="Diego Fabian Beltran Segura" w:date="2022-08-26T11:48:00Z">
            <w:rPr>
              <w:lang w:val="en-US"/>
            </w:rPr>
          </w:rPrChange>
        </w:rPr>
        <w:t>Buermann</w:t>
      </w:r>
      <w:proofErr w:type="spellEnd"/>
      <w:r w:rsidRPr="00CF2EA4">
        <w:rPr>
          <w:rFonts w:ascii="Times New Roman" w:hAnsi="Times New Roman" w:cs="Times New Roman"/>
          <w:lang w:val="en-US"/>
          <w:rPrChange w:id="492" w:author="Diego Fabian Beltran Segura" w:date="2022-08-26T11:48:00Z">
            <w:rPr>
              <w:lang w:val="en-US"/>
            </w:rPr>
          </w:rPrChange>
        </w:rPr>
        <w:t xml:space="preserve"> W, Smith TB, </w:t>
      </w:r>
      <w:proofErr w:type="spellStart"/>
      <w:r w:rsidRPr="00CF2EA4">
        <w:rPr>
          <w:rFonts w:ascii="Times New Roman" w:hAnsi="Times New Roman" w:cs="Times New Roman"/>
          <w:lang w:val="en-US"/>
          <w:rPrChange w:id="493" w:author="Diego Fabian Beltran Segura" w:date="2022-08-26T11:48:00Z">
            <w:rPr>
              <w:lang w:val="en-US"/>
            </w:rPr>
          </w:rPrChange>
        </w:rPr>
        <w:t>Slabbekoorn</w:t>
      </w:r>
      <w:proofErr w:type="spellEnd"/>
      <w:r w:rsidRPr="00CF2EA4">
        <w:rPr>
          <w:rFonts w:ascii="Times New Roman" w:hAnsi="Times New Roman" w:cs="Times New Roman"/>
          <w:lang w:val="en-US"/>
          <w:rPrChange w:id="494" w:author="Diego Fabian Beltran Segura" w:date="2022-08-26T11:48:00Z">
            <w:rPr>
              <w:lang w:val="en-US"/>
            </w:rPr>
          </w:rPrChange>
        </w:rPr>
        <w:t xml:space="preserve"> H. Birdsong tuned to the environment: green </w:t>
      </w:r>
      <w:proofErr w:type="spellStart"/>
      <w:r w:rsidRPr="00CF2EA4">
        <w:rPr>
          <w:rFonts w:ascii="Times New Roman" w:hAnsi="Times New Roman" w:cs="Times New Roman"/>
          <w:lang w:val="en-US"/>
          <w:rPrChange w:id="495" w:author="Diego Fabian Beltran Segura" w:date="2022-08-26T11:48:00Z">
            <w:rPr>
              <w:lang w:val="en-US"/>
            </w:rPr>
          </w:rPrChange>
        </w:rPr>
        <w:t>hylia</w:t>
      </w:r>
      <w:proofErr w:type="spellEnd"/>
      <w:r w:rsidRPr="00CF2EA4">
        <w:rPr>
          <w:rFonts w:ascii="Times New Roman" w:hAnsi="Times New Roman" w:cs="Times New Roman"/>
          <w:lang w:val="en-US"/>
          <w:rPrChange w:id="496" w:author="Diego Fabian Beltran Segura" w:date="2022-08-26T11:48:00Z">
            <w:rPr>
              <w:lang w:val="en-US"/>
            </w:rPr>
          </w:rPrChange>
        </w:rPr>
        <w:t xml:space="preserve"> song varies with elevation, tree cover, and noise. Behavioral Ecology. 2009;20(5):1089–95. </w:t>
      </w:r>
    </w:p>
    <w:p w14:paraId="38589484" w14:textId="77777777" w:rsidR="00454D50" w:rsidRPr="00CF2EA4" w:rsidRDefault="00454D50" w:rsidP="00454D50">
      <w:pPr>
        <w:pStyle w:val="Bibliography"/>
        <w:rPr>
          <w:rFonts w:ascii="Times New Roman" w:hAnsi="Times New Roman" w:cs="Times New Roman"/>
          <w:lang w:val="en-US"/>
          <w:rPrChange w:id="497" w:author="Diego Fabian Beltran Segura" w:date="2022-08-26T11:48:00Z">
            <w:rPr>
              <w:lang w:val="en-US"/>
            </w:rPr>
          </w:rPrChange>
        </w:rPr>
      </w:pPr>
      <w:r w:rsidRPr="00CF2EA4">
        <w:rPr>
          <w:rFonts w:ascii="Times New Roman" w:hAnsi="Times New Roman" w:cs="Times New Roman"/>
          <w:lang w:val="en-US"/>
          <w:rPrChange w:id="498" w:author="Diego Fabian Beltran Segura" w:date="2022-08-26T11:48:00Z">
            <w:rPr>
              <w:lang w:val="en-US"/>
            </w:rPr>
          </w:rPrChange>
        </w:rPr>
        <w:t>17.</w:t>
      </w:r>
      <w:r w:rsidRPr="00CF2EA4">
        <w:rPr>
          <w:rFonts w:ascii="Times New Roman" w:hAnsi="Times New Roman" w:cs="Times New Roman"/>
          <w:lang w:val="en-US"/>
          <w:rPrChange w:id="499" w:author="Diego Fabian Beltran Segura" w:date="2022-08-26T11:48:00Z">
            <w:rPr>
              <w:lang w:val="en-US"/>
            </w:rPr>
          </w:rPrChange>
        </w:rPr>
        <w:tab/>
        <w:t xml:space="preserve">Briefer E, </w:t>
      </w:r>
      <w:proofErr w:type="spellStart"/>
      <w:r w:rsidRPr="00CF2EA4">
        <w:rPr>
          <w:rFonts w:ascii="Times New Roman" w:hAnsi="Times New Roman" w:cs="Times New Roman"/>
          <w:lang w:val="en-US"/>
          <w:rPrChange w:id="500" w:author="Diego Fabian Beltran Segura" w:date="2022-08-26T11:48:00Z">
            <w:rPr>
              <w:lang w:val="en-US"/>
            </w:rPr>
          </w:rPrChange>
        </w:rPr>
        <w:t>Osiejuk</w:t>
      </w:r>
      <w:proofErr w:type="spellEnd"/>
      <w:r w:rsidRPr="00CF2EA4">
        <w:rPr>
          <w:rFonts w:ascii="Times New Roman" w:hAnsi="Times New Roman" w:cs="Times New Roman"/>
          <w:lang w:val="en-US"/>
          <w:rPrChange w:id="501" w:author="Diego Fabian Beltran Segura" w:date="2022-08-26T11:48:00Z">
            <w:rPr>
              <w:lang w:val="en-US"/>
            </w:rPr>
          </w:rPrChange>
        </w:rPr>
        <w:t xml:space="preserve"> TS, Rybak F, Aubin T. Are bird song complexity and song sharing shaped by habitat structure? An information theory and statistical approach. Journal of Theoretical Biology. 2010 Jan;262(1):151–64. </w:t>
      </w:r>
    </w:p>
    <w:p w14:paraId="3946663E" w14:textId="77777777" w:rsidR="00454D50" w:rsidRPr="00CF2EA4" w:rsidRDefault="00454D50" w:rsidP="00454D50">
      <w:pPr>
        <w:pStyle w:val="Bibliography"/>
        <w:rPr>
          <w:rFonts w:ascii="Times New Roman" w:hAnsi="Times New Roman" w:cs="Times New Roman"/>
          <w:lang w:val="en-US"/>
          <w:rPrChange w:id="502" w:author="Diego Fabian Beltran Segura" w:date="2022-08-26T11:48:00Z">
            <w:rPr>
              <w:lang w:val="en-US"/>
            </w:rPr>
          </w:rPrChange>
        </w:rPr>
      </w:pPr>
      <w:r w:rsidRPr="00CF2EA4">
        <w:rPr>
          <w:rFonts w:ascii="Times New Roman" w:hAnsi="Times New Roman" w:cs="Times New Roman"/>
          <w:lang w:val="en-US"/>
          <w:rPrChange w:id="503" w:author="Diego Fabian Beltran Segura" w:date="2022-08-26T11:48:00Z">
            <w:rPr>
              <w:lang w:val="en-US"/>
            </w:rPr>
          </w:rPrChange>
        </w:rPr>
        <w:t>18.</w:t>
      </w:r>
      <w:r w:rsidRPr="00CF2EA4">
        <w:rPr>
          <w:rFonts w:ascii="Times New Roman" w:hAnsi="Times New Roman" w:cs="Times New Roman"/>
          <w:lang w:val="en-US"/>
          <w:rPrChange w:id="504" w:author="Diego Fabian Beltran Segura" w:date="2022-08-26T11:48:00Z">
            <w:rPr>
              <w:lang w:val="en-US"/>
            </w:rPr>
          </w:rPrChange>
        </w:rPr>
        <w:tab/>
      </w:r>
      <w:proofErr w:type="spellStart"/>
      <w:r w:rsidRPr="00CF2EA4">
        <w:rPr>
          <w:rFonts w:ascii="Times New Roman" w:hAnsi="Times New Roman" w:cs="Times New Roman"/>
          <w:lang w:val="en-US"/>
          <w:rPrChange w:id="505" w:author="Diego Fabian Beltran Segura" w:date="2022-08-26T11:48:00Z">
            <w:rPr>
              <w:lang w:val="en-US"/>
            </w:rPr>
          </w:rPrChange>
        </w:rPr>
        <w:t>Rahbek</w:t>
      </w:r>
      <w:proofErr w:type="spellEnd"/>
      <w:r w:rsidRPr="00CF2EA4">
        <w:rPr>
          <w:rFonts w:ascii="Times New Roman" w:hAnsi="Times New Roman" w:cs="Times New Roman"/>
          <w:lang w:val="en-US"/>
          <w:rPrChange w:id="506" w:author="Diego Fabian Beltran Segura" w:date="2022-08-26T11:48:00Z">
            <w:rPr>
              <w:lang w:val="en-US"/>
            </w:rPr>
          </w:rPrChange>
        </w:rPr>
        <w:t xml:space="preserve"> C. The Relationship Among Area, Elevation, And Regional Species Richness </w:t>
      </w:r>
      <w:proofErr w:type="gramStart"/>
      <w:r w:rsidRPr="00CF2EA4">
        <w:rPr>
          <w:rFonts w:ascii="Times New Roman" w:hAnsi="Times New Roman" w:cs="Times New Roman"/>
          <w:lang w:val="en-US"/>
          <w:rPrChange w:id="507" w:author="Diego Fabian Beltran Segura" w:date="2022-08-26T11:48:00Z">
            <w:rPr>
              <w:lang w:val="en-US"/>
            </w:rPr>
          </w:rPrChange>
        </w:rPr>
        <w:t>In</w:t>
      </w:r>
      <w:proofErr w:type="gramEnd"/>
      <w:r w:rsidRPr="00CF2EA4">
        <w:rPr>
          <w:rFonts w:ascii="Times New Roman" w:hAnsi="Times New Roman" w:cs="Times New Roman"/>
          <w:lang w:val="en-US"/>
          <w:rPrChange w:id="508" w:author="Diego Fabian Beltran Segura" w:date="2022-08-26T11:48:00Z">
            <w:rPr>
              <w:lang w:val="en-US"/>
            </w:rPr>
          </w:rPrChange>
        </w:rPr>
        <w:t xml:space="preserve"> Neotropical Birds. The American Naturalist. 1997 May;149(5):875–902. </w:t>
      </w:r>
    </w:p>
    <w:p w14:paraId="5CCD2DA4" w14:textId="77777777" w:rsidR="00454D50" w:rsidRPr="00CF2EA4" w:rsidRDefault="00454D50" w:rsidP="00454D50">
      <w:pPr>
        <w:pStyle w:val="Bibliography"/>
        <w:rPr>
          <w:rFonts w:ascii="Times New Roman" w:hAnsi="Times New Roman" w:cs="Times New Roman"/>
          <w:lang w:val="en-US"/>
          <w:rPrChange w:id="509" w:author="Diego Fabian Beltran Segura" w:date="2022-08-26T11:48:00Z">
            <w:rPr>
              <w:lang w:val="en-US"/>
            </w:rPr>
          </w:rPrChange>
        </w:rPr>
      </w:pPr>
      <w:r w:rsidRPr="00CF2EA4">
        <w:rPr>
          <w:rFonts w:ascii="Times New Roman" w:hAnsi="Times New Roman" w:cs="Times New Roman"/>
          <w:lang w:val="en-US"/>
          <w:rPrChange w:id="510" w:author="Diego Fabian Beltran Segura" w:date="2022-08-26T11:48:00Z">
            <w:rPr>
              <w:lang w:val="en-US"/>
            </w:rPr>
          </w:rPrChange>
        </w:rPr>
        <w:t>19.</w:t>
      </w:r>
      <w:r w:rsidRPr="00CF2EA4">
        <w:rPr>
          <w:rFonts w:ascii="Times New Roman" w:hAnsi="Times New Roman" w:cs="Times New Roman"/>
          <w:lang w:val="en-US"/>
          <w:rPrChange w:id="511" w:author="Diego Fabian Beltran Segura" w:date="2022-08-26T11:48:00Z">
            <w:rPr>
              <w:lang w:val="en-US"/>
            </w:rPr>
          </w:rPrChange>
        </w:rPr>
        <w:tab/>
      </w:r>
      <w:proofErr w:type="spellStart"/>
      <w:r w:rsidRPr="00CF2EA4">
        <w:rPr>
          <w:rFonts w:ascii="Times New Roman" w:hAnsi="Times New Roman" w:cs="Times New Roman"/>
          <w:lang w:val="en-US"/>
          <w:rPrChange w:id="512" w:author="Diego Fabian Beltran Segura" w:date="2022-08-26T11:48:00Z">
            <w:rPr>
              <w:lang w:val="en-US"/>
            </w:rPr>
          </w:rPrChange>
        </w:rPr>
        <w:t>Jetz</w:t>
      </w:r>
      <w:proofErr w:type="spellEnd"/>
      <w:r w:rsidRPr="00CF2EA4">
        <w:rPr>
          <w:rFonts w:ascii="Times New Roman" w:hAnsi="Times New Roman" w:cs="Times New Roman"/>
          <w:lang w:val="en-US"/>
          <w:rPrChange w:id="513" w:author="Diego Fabian Beltran Segura" w:date="2022-08-26T11:48:00Z">
            <w:rPr>
              <w:lang w:val="en-US"/>
            </w:rPr>
          </w:rPrChange>
        </w:rPr>
        <w:t xml:space="preserve"> W. Geographic Range Size and Determinants of Avian Species Richness. Science. 2002 Aug 30;297(5586):1548–51. </w:t>
      </w:r>
    </w:p>
    <w:p w14:paraId="465CD39B" w14:textId="77777777" w:rsidR="00454D50" w:rsidRPr="00CF2EA4" w:rsidRDefault="00454D50" w:rsidP="00454D50">
      <w:pPr>
        <w:pStyle w:val="Bibliography"/>
        <w:rPr>
          <w:rFonts w:ascii="Times New Roman" w:hAnsi="Times New Roman" w:cs="Times New Roman"/>
          <w:lang w:val="en-US"/>
          <w:rPrChange w:id="514" w:author="Diego Fabian Beltran Segura" w:date="2022-08-26T11:48:00Z">
            <w:rPr>
              <w:lang w:val="en-US"/>
            </w:rPr>
          </w:rPrChange>
        </w:rPr>
      </w:pPr>
      <w:r w:rsidRPr="00CF2EA4">
        <w:rPr>
          <w:rFonts w:ascii="Times New Roman" w:hAnsi="Times New Roman" w:cs="Times New Roman"/>
          <w:lang w:val="en-US"/>
          <w:rPrChange w:id="515" w:author="Diego Fabian Beltran Segura" w:date="2022-08-26T11:48:00Z">
            <w:rPr>
              <w:lang w:val="en-US"/>
            </w:rPr>
          </w:rPrChange>
        </w:rPr>
        <w:t>20.</w:t>
      </w:r>
      <w:r w:rsidRPr="00CF2EA4">
        <w:rPr>
          <w:rFonts w:ascii="Times New Roman" w:hAnsi="Times New Roman" w:cs="Times New Roman"/>
          <w:lang w:val="en-US"/>
          <w:rPrChange w:id="516" w:author="Diego Fabian Beltran Segura" w:date="2022-08-26T11:48:00Z">
            <w:rPr>
              <w:lang w:val="en-US"/>
            </w:rPr>
          </w:rPrChange>
        </w:rPr>
        <w:tab/>
        <w:t xml:space="preserve">Quintero I, </w:t>
      </w:r>
      <w:proofErr w:type="spellStart"/>
      <w:r w:rsidRPr="00CF2EA4">
        <w:rPr>
          <w:rFonts w:ascii="Times New Roman" w:hAnsi="Times New Roman" w:cs="Times New Roman"/>
          <w:lang w:val="en-US"/>
          <w:rPrChange w:id="517" w:author="Diego Fabian Beltran Segura" w:date="2022-08-26T11:48:00Z">
            <w:rPr>
              <w:lang w:val="en-US"/>
            </w:rPr>
          </w:rPrChange>
        </w:rPr>
        <w:t>Jetz</w:t>
      </w:r>
      <w:proofErr w:type="spellEnd"/>
      <w:r w:rsidRPr="00CF2EA4">
        <w:rPr>
          <w:rFonts w:ascii="Times New Roman" w:hAnsi="Times New Roman" w:cs="Times New Roman"/>
          <w:lang w:val="en-US"/>
          <w:rPrChange w:id="518" w:author="Diego Fabian Beltran Segura" w:date="2022-08-26T11:48:00Z">
            <w:rPr>
              <w:lang w:val="en-US"/>
            </w:rPr>
          </w:rPrChange>
        </w:rPr>
        <w:t xml:space="preserve"> W. Global elevational diversity and diversification of birds. Nature. 2018 Mar;555(7695):246–50. </w:t>
      </w:r>
    </w:p>
    <w:p w14:paraId="722EB1C7" w14:textId="77777777" w:rsidR="00454D50" w:rsidRPr="00CF2EA4" w:rsidRDefault="00454D50" w:rsidP="00454D50">
      <w:pPr>
        <w:pStyle w:val="Bibliography"/>
        <w:rPr>
          <w:rFonts w:ascii="Times New Roman" w:hAnsi="Times New Roman" w:cs="Times New Roman"/>
          <w:lang w:val="en-US"/>
          <w:rPrChange w:id="519" w:author="Diego Fabian Beltran Segura" w:date="2022-08-26T11:48:00Z">
            <w:rPr>
              <w:lang w:val="en-US"/>
            </w:rPr>
          </w:rPrChange>
        </w:rPr>
      </w:pPr>
      <w:r w:rsidRPr="00CF2EA4">
        <w:rPr>
          <w:rFonts w:ascii="Times New Roman" w:hAnsi="Times New Roman" w:cs="Times New Roman"/>
          <w:lang w:val="en-US"/>
          <w:rPrChange w:id="520" w:author="Diego Fabian Beltran Segura" w:date="2022-08-26T11:48:00Z">
            <w:rPr>
              <w:lang w:val="en-US"/>
            </w:rPr>
          </w:rPrChange>
        </w:rPr>
        <w:t>21.</w:t>
      </w:r>
      <w:r w:rsidRPr="00CF2EA4">
        <w:rPr>
          <w:rFonts w:ascii="Times New Roman" w:hAnsi="Times New Roman" w:cs="Times New Roman"/>
          <w:lang w:val="en-US"/>
          <w:rPrChange w:id="521" w:author="Diego Fabian Beltran Segura" w:date="2022-08-26T11:48:00Z">
            <w:rPr>
              <w:lang w:val="en-US"/>
            </w:rPr>
          </w:rPrChange>
        </w:rPr>
        <w:tab/>
      </w:r>
      <w:proofErr w:type="spellStart"/>
      <w:r w:rsidRPr="00CF2EA4">
        <w:rPr>
          <w:rFonts w:ascii="Times New Roman" w:hAnsi="Times New Roman" w:cs="Times New Roman"/>
          <w:lang w:val="en-US"/>
          <w:rPrChange w:id="522" w:author="Diego Fabian Beltran Segura" w:date="2022-08-26T11:48:00Z">
            <w:rPr>
              <w:lang w:val="en-US"/>
            </w:rPr>
          </w:rPrChange>
        </w:rPr>
        <w:t>Slabbekoorn</w:t>
      </w:r>
      <w:proofErr w:type="spellEnd"/>
      <w:r w:rsidRPr="00CF2EA4">
        <w:rPr>
          <w:rFonts w:ascii="Times New Roman" w:hAnsi="Times New Roman" w:cs="Times New Roman"/>
          <w:lang w:val="en-US"/>
          <w:rPrChange w:id="523" w:author="Diego Fabian Beltran Segura" w:date="2022-08-26T11:48:00Z">
            <w:rPr>
              <w:lang w:val="en-US"/>
            </w:rPr>
          </w:rPrChange>
        </w:rPr>
        <w:t xml:space="preserve"> H, Smith TB. Bird song, ecology and speciation. Phil Trans R Soc </w:t>
      </w:r>
      <w:proofErr w:type="spellStart"/>
      <w:r w:rsidRPr="00CF2EA4">
        <w:rPr>
          <w:rFonts w:ascii="Times New Roman" w:hAnsi="Times New Roman" w:cs="Times New Roman"/>
          <w:lang w:val="en-US"/>
          <w:rPrChange w:id="524" w:author="Diego Fabian Beltran Segura" w:date="2022-08-26T11:48:00Z">
            <w:rPr>
              <w:lang w:val="en-US"/>
            </w:rPr>
          </w:rPrChange>
        </w:rPr>
        <w:t>Lond</w:t>
      </w:r>
      <w:proofErr w:type="spellEnd"/>
      <w:r w:rsidRPr="00CF2EA4">
        <w:rPr>
          <w:rFonts w:ascii="Times New Roman" w:hAnsi="Times New Roman" w:cs="Times New Roman"/>
          <w:lang w:val="en-US"/>
          <w:rPrChange w:id="525" w:author="Diego Fabian Beltran Segura" w:date="2022-08-26T11:48:00Z">
            <w:rPr>
              <w:lang w:val="en-US"/>
            </w:rPr>
          </w:rPrChange>
        </w:rPr>
        <w:t xml:space="preserve"> B. 2002 Apr 29;357(1420):493–503. </w:t>
      </w:r>
    </w:p>
    <w:p w14:paraId="046722A5" w14:textId="77777777" w:rsidR="00454D50" w:rsidRPr="00CF2EA4" w:rsidRDefault="00454D50" w:rsidP="00454D50">
      <w:pPr>
        <w:pStyle w:val="Bibliography"/>
        <w:rPr>
          <w:rFonts w:ascii="Times New Roman" w:hAnsi="Times New Roman" w:cs="Times New Roman"/>
          <w:lang w:val="en-US"/>
          <w:rPrChange w:id="526" w:author="Diego Fabian Beltran Segura" w:date="2022-08-26T11:48:00Z">
            <w:rPr>
              <w:lang w:val="en-US"/>
            </w:rPr>
          </w:rPrChange>
        </w:rPr>
      </w:pPr>
      <w:r w:rsidRPr="00CF2EA4">
        <w:rPr>
          <w:rFonts w:ascii="Times New Roman" w:hAnsi="Times New Roman" w:cs="Times New Roman"/>
          <w:lang w:val="en-US"/>
          <w:rPrChange w:id="527" w:author="Diego Fabian Beltran Segura" w:date="2022-08-26T11:48:00Z">
            <w:rPr>
              <w:lang w:val="en-US"/>
            </w:rPr>
          </w:rPrChange>
        </w:rPr>
        <w:t>22.</w:t>
      </w:r>
      <w:r w:rsidRPr="00CF2EA4">
        <w:rPr>
          <w:rFonts w:ascii="Times New Roman" w:hAnsi="Times New Roman" w:cs="Times New Roman"/>
          <w:lang w:val="en-US"/>
          <w:rPrChange w:id="528" w:author="Diego Fabian Beltran Segura" w:date="2022-08-26T11:48:00Z">
            <w:rPr>
              <w:lang w:val="en-US"/>
            </w:rPr>
          </w:rPrChange>
        </w:rPr>
        <w:tab/>
        <w:t xml:space="preserve">Wilkins MR, Seddon N, Safran RJ. Evolutionary divergence in acoustic </w:t>
      </w:r>
      <w:proofErr w:type="gramStart"/>
      <w:r w:rsidRPr="00CF2EA4">
        <w:rPr>
          <w:rFonts w:ascii="Times New Roman" w:hAnsi="Times New Roman" w:cs="Times New Roman"/>
          <w:lang w:val="en-US"/>
          <w:rPrChange w:id="529" w:author="Diego Fabian Beltran Segura" w:date="2022-08-26T11:48:00Z">
            <w:rPr>
              <w:lang w:val="en-US"/>
            </w:rPr>
          </w:rPrChange>
        </w:rPr>
        <w:t>signals:</w:t>
      </w:r>
      <w:proofErr w:type="gramEnd"/>
      <w:r w:rsidRPr="00CF2EA4">
        <w:rPr>
          <w:rFonts w:ascii="Times New Roman" w:hAnsi="Times New Roman" w:cs="Times New Roman"/>
          <w:lang w:val="en-US"/>
          <w:rPrChange w:id="530" w:author="Diego Fabian Beltran Segura" w:date="2022-08-26T11:48:00Z">
            <w:rPr>
              <w:lang w:val="en-US"/>
            </w:rPr>
          </w:rPrChange>
        </w:rPr>
        <w:t xml:space="preserve"> causes and consequences. Trends in Ecology &amp; Evolution. 2013 Mar;28(3):156–66. </w:t>
      </w:r>
    </w:p>
    <w:p w14:paraId="03A8D775" w14:textId="77777777" w:rsidR="00454D50" w:rsidRPr="00CF2EA4" w:rsidRDefault="00454D50" w:rsidP="00454D50">
      <w:pPr>
        <w:pStyle w:val="Bibliography"/>
        <w:rPr>
          <w:rFonts w:ascii="Times New Roman" w:hAnsi="Times New Roman" w:cs="Times New Roman"/>
          <w:lang w:val="en-US"/>
          <w:rPrChange w:id="531" w:author="Diego Fabian Beltran Segura" w:date="2022-08-26T11:48:00Z">
            <w:rPr>
              <w:lang w:val="en-US"/>
            </w:rPr>
          </w:rPrChange>
        </w:rPr>
      </w:pPr>
      <w:r w:rsidRPr="00CF2EA4">
        <w:rPr>
          <w:rFonts w:ascii="Times New Roman" w:hAnsi="Times New Roman" w:cs="Times New Roman"/>
          <w:lang w:val="en-US"/>
          <w:rPrChange w:id="532" w:author="Diego Fabian Beltran Segura" w:date="2022-08-26T11:48:00Z">
            <w:rPr>
              <w:lang w:val="en-US"/>
            </w:rPr>
          </w:rPrChange>
        </w:rPr>
        <w:t>23.</w:t>
      </w:r>
      <w:r w:rsidRPr="00CF2EA4">
        <w:rPr>
          <w:rFonts w:ascii="Times New Roman" w:hAnsi="Times New Roman" w:cs="Times New Roman"/>
          <w:lang w:val="en-US"/>
          <w:rPrChange w:id="533" w:author="Diego Fabian Beltran Segura" w:date="2022-08-26T11:48:00Z">
            <w:rPr>
              <w:lang w:val="en-US"/>
            </w:rPr>
          </w:rPrChange>
        </w:rPr>
        <w:tab/>
      </w:r>
      <w:proofErr w:type="spellStart"/>
      <w:r w:rsidRPr="00CF2EA4">
        <w:rPr>
          <w:rFonts w:ascii="Times New Roman" w:hAnsi="Times New Roman" w:cs="Times New Roman"/>
          <w:lang w:val="en-US"/>
          <w:rPrChange w:id="534" w:author="Diego Fabian Beltran Segura" w:date="2022-08-26T11:48:00Z">
            <w:rPr>
              <w:lang w:val="en-US"/>
            </w:rPr>
          </w:rPrChange>
        </w:rPr>
        <w:t>Najar</w:t>
      </w:r>
      <w:proofErr w:type="spellEnd"/>
      <w:r w:rsidRPr="00CF2EA4">
        <w:rPr>
          <w:rFonts w:ascii="Times New Roman" w:hAnsi="Times New Roman" w:cs="Times New Roman"/>
          <w:lang w:val="en-US"/>
          <w:rPrChange w:id="535" w:author="Diego Fabian Beltran Segura" w:date="2022-08-26T11:48:00Z">
            <w:rPr>
              <w:lang w:val="en-US"/>
            </w:rPr>
          </w:rPrChange>
        </w:rPr>
        <w:t xml:space="preserve"> N, Benedict L. The relationship between latitude, migration and the evolution of bird song complexity. Ibis. 2019 Jan;161(1):1–12. </w:t>
      </w:r>
    </w:p>
    <w:p w14:paraId="7F5E49DD" w14:textId="77777777" w:rsidR="00454D50" w:rsidRPr="00CF2EA4" w:rsidRDefault="00454D50" w:rsidP="00454D50">
      <w:pPr>
        <w:pStyle w:val="Bibliography"/>
        <w:rPr>
          <w:rFonts w:ascii="Times New Roman" w:hAnsi="Times New Roman" w:cs="Times New Roman"/>
          <w:lang w:val="en-US"/>
          <w:rPrChange w:id="536" w:author="Diego Fabian Beltran Segura" w:date="2022-08-26T11:48:00Z">
            <w:rPr>
              <w:lang w:val="en-US"/>
            </w:rPr>
          </w:rPrChange>
        </w:rPr>
      </w:pPr>
      <w:r w:rsidRPr="00CF2EA4">
        <w:rPr>
          <w:rFonts w:ascii="Times New Roman" w:hAnsi="Times New Roman" w:cs="Times New Roman"/>
          <w:lang w:val="en-US"/>
          <w:rPrChange w:id="537" w:author="Diego Fabian Beltran Segura" w:date="2022-08-26T11:48:00Z">
            <w:rPr>
              <w:lang w:val="en-US"/>
            </w:rPr>
          </w:rPrChange>
        </w:rPr>
        <w:t>24.</w:t>
      </w:r>
      <w:r w:rsidRPr="00CF2EA4">
        <w:rPr>
          <w:rFonts w:ascii="Times New Roman" w:hAnsi="Times New Roman" w:cs="Times New Roman"/>
          <w:lang w:val="en-US"/>
          <w:rPrChange w:id="538" w:author="Diego Fabian Beltran Segura" w:date="2022-08-26T11:48:00Z">
            <w:rPr>
              <w:lang w:val="en-US"/>
            </w:rPr>
          </w:rPrChange>
        </w:rPr>
        <w:tab/>
      </w:r>
      <w:proofErr w:type="spellStart"/>
      <w:r w:rsidRPr="00CF2EA4">
        <w:rPr>
          <w:rFonts w:ascii="Times New Roman" w:hAnsi="Times New Roman" w:cs="Times New Roman"/>
          <w:lang w:val="en-US"/>
          <w:rPrChange w:id="539" w:author="Diego Fabian Beltran Segura" w:date="2022-08-26T11:48:00Z">
            <w:rPr>
              <w:lang w:val="en-US"/>
            </w:rPr>
          </w:rPrChange>
        </w:rPr>
        <w:t>Gruson</w:t>
      </w:r>
      <w:proofErr w:type="spellEnd"/>
      <w:r w:rsidRPr="00CF2EA4">
        <w:rPr>
          <w:rFonts w:ascii="Times New Roman" w:hAnsi="Times New Roman" w:cs="Times New Roman"/>
          <w:lang w:val="en-US"/>
          <w:rPrChange w:id="540" w:author="Diego Fabian Beltran Segura" w:date="2022-08-26T11:48:00Z">
            <w:rPr>
              <w:lang w:val="en-US"/>
            </w:rPr>
          </w:rPrChange>
        </w:rPr>
        <w:t xml:space="preserve"> H, Elias M, Parra JL, </w:t>
      </w:r>
      <w:proofErr w:type="spellStart"/>
      <w:r w:rsidRPr="00CF2EA4">
        <w:rPr>
          <w:rFonts w:ascii="Times New Roman" w:hAnsi="Times New Roman" w:cs="Times New Roman"/>
          <w:lang w:val="en-US"/>
          <w:rPrChange w:id="541" w:author="Diego Fabian Beltran Segura" w:date="2022-08-26T11:48:00Z">
            <w:rPr>
              <w:lang w:val="en-US"/>
            </w:rPr>
          </w:rPrChange>
        </w:rPr>
        <w:t>Andraud</w:t>
      </w:r>
      <w:proofErr w:type="spellEnd"/>
      <w:r w:rsidRPr="00CF2EA4">
        <w:rPr>
          <w:rFonts w:ascii="Times New Roman" w:hAnsi="Times New Roman" w:cs="Times New Roman"/>
          <w:lang w:val="en-US"/>
          <w:rPrChange w:id="542" w:author="Diego Fabian Beltran Segura" w:date="2022-08-26T11:48:00Z">
            <w:rPr>
              <w:lang w:val="en-US"/>
            </w:rPr>
          </w:rPrChange>
        </w:rPr>
        <w:t xml:space="preserve"> C, Berthier S, </w:t>
      </w:r>
      <w:proofErr w:type="spellStart"/>
      <w:r w:rsidRPr="00CF2EA4">
        <w:rPr>
          <w:rFonts w:ascii="Times New Roman" w:hAnsi="Times New Roman" w:cs="Times New Roman"/>
          <w:lang w:val="en-US"/>
          <w:rPrChange w:id="543" w:author="Diego Fabian Beltran Segura" w:date="2022-08-26T11:48:00Z">
            <w:rPr>
              <w:lang w:val="en-US"/>
            </w:rPr>
          </w:rPrChange>
        </w:rPr>
        <w:t>Doutrelant</w:t>
      </w:r>
      <w:proofErr w:type="spellEnd"/>
      <w:r w:rsidRPr="00CF2EA4">
        <w:rPr>
          <w:rFonts w:ascii="Times New Roman" w:hAnsi="Times New Roman" w:cs="Times New Roman"/>
          <w:lang w:val="en-US"/>
          <w:rPrChange w:id="544" w:author="Diego Fabian Beltran Segura" w:date="2022-08-26T11:48:00Z">
            <w:rPr>
              <w:lang w:val="en-US"/>
            </w:rPr>
          </w:rPrChange>
        </w:rPr>
        <w:t xml:space="preserve"> C, et al. Distribution of iridescent </w:t>
      </w:r>
      <w:proofErr w:type="spellStart"/>
      <w:r w:rsidRPr="00CF2EA4">
        <w:rPr>
          <w:rFonts w:ascii="Times New Roman" w:hAnsi="Times New Roman" w:cs="Times New Roman"/>
          <w:lang w:val="en-US"/>
          <w:rPrChange w:id="545" w:author="Diego Fabian Beltran Segura" w:date="2022-08-26T11:48:00Z">
            <w:rPr>
              <w:lang w:val="en-US"/>
            </w:rPr>
          </w:rPrChange>
        </w:rPr>
        <w:t>colours</w:t>
      </w:r>
      <w:proofErr w:type="spellEnd"/>
      <w:r w:rsidRPr="00CF2EA4">
        <w:rPr>
          <w:rFonts w:ascii="Times New Roman" w:hAnsi="Times New Roman" w:cs="Times New Roman"/>
          <w:lang w:val="en-US"/>
          <w:rPrChange w:id="546" w:author="Diego Fabian Beltran Segura" w:date="2022-08-26T11:48:00Z">
            <w:rPr>
              <w:lang w:val="en-US"/>
            </w:rPr>
          </w:rPrChange>
        </w:rPr>
        <w:t xml:space="preserve"> in hummingbird </w:t>
      </w:r>
      <w:proofErr w:type="gramStart"/>
      <w:r w:rsidRPr="00CF2EA4">
        <w:rPr>
          <w:rFonts w:ascii="Times New Roman" w:hAnsi="Times New Roman" w:cs="Times New Roman"/>
          <w:lang w:val="en-US"/>
          <w:rPrChange w:id="547" w:author="Diego Fabian Beltran Segura" w:date="2022-08-26T11:48:00Z">
            <w:rPr>
              <w:lang w:val="en-US"/>
            </w:rPr>
          </w:rPrChange>
        </w:rPr>
        <w:t>communities</w:t>
      </w:r>
      <w:proofErr w:type="gramEnd"/>
      <w:r w:rsidRPr="00CF2EA4">
        <w:rPr>
          <w:rFonts w:ascii="Times New Roman" w:hAnsi="Times New Roman" w:cs="Times New Roman"/>
          <w:lang w:val="en-US"/>
          <w:rPrChange w:id="548" w:author="Diego Fabian Beltran Segura" w:date="2022-08-26T11:48:00Z">
            <w:rPr>
              <w:lang w:val="en-US"/>
            </w:rPr>
          </w:rPrChange>
        </w:rPr>
        <w:t xml:space="preserve"> results from the interplay between selection for camouflage and communication [Internet]. Evolutionary Biology; 2019 Mar [cited 2020 Aug 8]. Available from: http://biorxiv.org/lookup/doi/10.1101/586362</w:t>
      </w:r>
    </w:p>
    <w:p w14:paraId="5F44A37C" w14:textId="77777777" w:rsidR="00454D50" w:rsidRPr="00CF2EA4" w:rsidRDefault="00454D50" w:rsidP="00454D50">
      <w:pPr>
        <w:pStyle w:val="Bibliography"/>
        <w:rPr>
          <w:rFonts w:ascii="Times New Roman" w:hAnsi="Times New Roman" w:cs="Times New Roman"/>
          <w:lang w:val="en-US"/>
          <w:rPrChange w:id="549" w:author="Diego Fabian Beltran Segura" w:date="2022-08-26T11:48:00Z">
            <w:rPr>
              <w:lang w:val="en-US"/>
            </w:rPr>
          </w:rPrChange>
        </w:rPr>
      </w:pPr>
      <w:r w:rsidRPr="00CF2EA4">
        <w:rPr>
          <w:rFonts w:ascii="Times New Roman" w:hAnsi="Times New Roman" w:cs="Times New Roman"/>
          <w:lang w:val="en-US"/>
          <w:rPrChange w:id="550" w:author="Diego Fabian Beltran Segura" w:date="2022-08-26T11:48:00Z">
            <w:rPr>
              <w:lang w:val="en-US"/>
            </w:rPr>
          </w:rPrChange>
        </w:rPr>
        <w:t>25.</w:t>
      </w:r>
      <w:r w:rsidRPr="00CF2EA4">
        <w:rPr>
          <w:rFonts w:ascii="Times New Roman" w:hAnsi="Times New Roman" w:cs="Times New Roman"/>
          <w:lang w:val="en-US"/>
          <w:rPrChange w:id="551" w:author="Diego Fabian Beltran Segura" w:date="2022-08-26T11:48:00Z">
            <w:rPr>
              <w:lang w:val="en-US"/>
            </w:rPr>
          </w:rPrChange>
        </w:rPr>
        <w:tab/>
        <w:t xml:space="preserve">Chouteau M, Arias M, </w:t>
      </w:r>
      <w:proofErr w:type="spellStart"/>
      <w:r w:rsidRPr="00CF2EA4">
        <w:rPr>
          <w:rFonts w:ascii="Times New Roman" w:hAnsi="Times New Roman" w:cs="Times New Roman"/>
          <w:lang w:val="en-US"/>
          <w:rPrChange w:id="552" w:author="Diego Fabian Beltran Segura" w:date="2022-08-26T11:48:00Z">
            <w:rPr>
              <w:lang w:val="en-US"/>
            </w:rPr>
          </w:rPrChange>
        </w:rPr>
        <w:t>Joron</w:t>
      </w:r>
      <w:proofErr w:type="spellEnd"/>
      <w:r w:rsidRPr="00CF2EA4">
        <w:rPr>
          <w:rFonts w:ascii="Times New Roman" w:hAnsi="Times New Roman" w:cs="Times New Roman"/>
          <w:lang w:val="en-US"/>
          <w:rPrChange w:id="553" w:author="Diego Fabian Beltran Segura" w:date="2022-08-26T11:48:00Z">
            <w:rPr>
              <w:lang w:val="en-US"/>
            </w:rPr>
          </w:rPrChange>
        </w:rPr>
        <w:t xml:space="preserve"> M. Warning signals are under positive frequency- dependent selection in nature. PNAS. 2016;113(8):2164–9. </w:t>
      </w:r>
    </w:p>
    <w:p w14:paraId="6740C428" w14:textId="77777777" w:rsidR="00454D50" w:rsidRPr="00CF2EA4" w:rsidRDefault="00454D50" w:rsidP="00454D50">
      <w:pPr>
        <w:pStyle w:val="Bibliography"/>
        <w:rPr>
          <w:rFonts w:ascii="Times New Roman" w:hAnsi="Times New Roman" w:cs="Times New Roman"/>
          <w:lang w:val="en-US"/>
          <w:rPrChange w:id="554" w:author="Diego Fabian Beltran Segura" w:date="2022-08-26T11:48:00Z">
            <w:rPr>
              <w:lang w:val="en-US"/>
            </w:rPr>
          </w:rPrChange>
        </w:rPr>
      </w:pPr>
      <w:r w:rsidRPr="00CF2EA4">
        <w:rPr>
          <w:rFonts w:ascii="Times New Roman" w:hAnsi="Times New Roman" w:cs="Times New Roman"/>
          <w:lang w:val="en-US"/>
          <w:rPrChange w:id="555" w:author="Diego Fabian Beltran Segura" w:date="2022-08-26T11:48:00Z">
            <w:rPr>
              <w:lang w:val="en-US"/>
            </w:rPr>
          </w:rPrChange>
        </w:rPr>
        <w:t>26.</w:t>
      </w:r>
      <w:r w:rsidRPr="00CF2EA4">
        <w:rPr>
          <w:rFonts w:ascii="Times New Roman" w:hAnsi="Times New Roman" w:cs="Times New Roman"/>
          <w:lang w:val="en-US"/>
          <w:rPrChange w:id="556" w:author="Diego Fabian Beltran Segura" w:date="2022-08-26T11:48:00Z">
            <w:rPr>
              <w:lang w:val="en-US"/>
            </w:rPr>
          </w:rPrChange>
        </w:rPr>
        <w:tab/>
      </w:r>
      <w:proofErr w:type="spellStart"/>
      <w:r w:rsidRPr="00CF2EA4">
        <w:rPr>
          <w:rFonts w:ascii="Times New Roman" w:hAnsi="Times New Roman" w:cs="Times New Roman"/>
          <w:lang w:val="en-US"/>
          <w:rPrChange w:id="557" w:author="Diego Fabian Beltran Segura" w:date="2022-08-26T11:48:00Z">
            <w:rPr>
              <w:lang w:val="en-US"/>
            </w:rPr>
          </w:rPrChange>
        </w:rPr>
        <w:t>Endler</w:t>
      </w:r>
      <w:proofErr w:type="spellEnd"/>
      <w:r w:rsidRPr="00CF2EA4">
        <w:rPr>
          <w:rFonts w:ascii="Times New Roman" w:hAnsi="Times New Roman" w:cs="Times New Roman"/>
          <w:lang w:val="en-US"/>
          <w:rPrChange w:id="558" w:author="Diego Fabian Beltran Segura" w:date="2022-08-26T11:48:00Z">
            <w:rPr>
              <w:lang w:val="en-US"/>
            </w:rPr>
          </w:rPrChange>
        </w:rPr>
        <w:t xml:space="preserve"> JA. The Color of Light in Forests and Its Implications. Ecological Monographs. 1993 Feb;63(1):1–27. </w:t>
      </w:r>
    </w:p>
    <w:p w14:paraId="3AB212E4" w14:textId="77777777" w:rsidR="00454D50" w:rsidRPr="00CF2EA4" w:rsidRDefault="00454D50" w:rsidP="00454D50">
      <w:pPr>
        <w:pStyle w:val="Bibliography"/>
        <w:rPr>
          <w:rFonts w:ascii="Times New Roman" w:hAnsi="Times New Roman" w:cs="Times New Roman"/>
          <w:lang w:val="en-US"/>
          <w:rPrChange w:id="559" w:author="Diego Fabian Beltran Segura" w:date="2022-08-26T11:48:00Z">
            <w:rPr>
              <w:lang w:val="en-US"/>
            </w:rPr>
          </w:rPrChange>
        </w:rPr>
      </w:pPr>
      <w:r w:rsidRPr="00CF2EA4">
        <w:rPr>
          <w:rFonts w:ascii="Times New Roman" w:hAnsi="Times New Roman" w:cs="Times New Roman"/>
          <w:lang w:val="en-US"/>
          <w:rPrChange w:id="560" w:author="Diego Fabian Beltran Segura" w:date="2022-08-26T11:48:00Z">
            <w:rPr>
              <w:lang w:val="en-US"/>
            </w:rPr>
          </w:rPrChange>
        </w:rPr>
        <w:lastRenderedPageBreak/>
        <w:t>27.</w:t>
      </w:r>
      <w:r w:rsidRPr="00CF2EA4">
        <w:rPr>
          <w:rFonts w:ascii="Times New Roman" w:hAnsi="Times New Roman" w:cs="Times New Roman"/>
          <w:lang w:val="en-US"/>
          <w:rPrChange w:id="561" w:author="Diego Fabian Beltran Segura" w:date="2022-08-26T11:48:00Z">
            <w:rPr>
              <w:lang w:val="en-US"/>
            </w:rPr>
          </w:rPrChange>
        </w:rPr>
        <w:tab/>
      </w:r>
      <w:proofErr w:type="spellStart"/>
      <w:r w:rsidRPr="00CF2EA4">
        <w:rPr>
          <w:rFonts w:ascii="Times New Roman" w:hAnsi="Times New Roman" w:cs="Times New Roman"/>
          <w:lang w:val="en-US"/>
          <w:rPrChange w:id="562" w:author="Diego Fabian Beltran Segura" w:date="2022-08-26T11:48:00Z">
            <w:rPr>
              <w:lang w:val="en-US"/>
            </w:rPr>
          </w:rPrChange>
        </w:rPr>
        <w:t>Endler</w:t>
      </w:r>
      <w:proofErr w:type="spellEnd"/>
      <w:r w:rsidRPr="00CF2EA4">
        <w:rPr>
          <w:rFonts w:ascii="Times New Roman" w:hAnsi="Times New Roman" w:cs="Times New Roman"/>
          <w:lang w:val="en-US"/>
          <w:rPrChange w:id="563" w:author="Diego Fabian Beltran Segura" w:date="2022-08-26T11:48:00Z">
            <w:rPr>
              <w:lang w:val="en-US"/>
            </w:rPr>
          </w:rPrChange>
        </w:rPr>
        <w:t xml:space="preserve"> JA, </w:t>
      </w:r>
      <w:proofErr w:type="spellStart"/>
      <w:r w:rsidRPr="00CF2EA4">
        <w:rPr>
          <w:rFonts w:ascii="Times New Roman" w:hAnsi="Times New Roman" w:cs="Times New Roman"/>
          <w:lang w:val="en-US"/>
          <w:rPrChange w:id="564" w:author="Diego Fabian Beltran Segura" w:date="2022-08-26T11:48:00Z">
            <w:rPr>
              <w:lang w:val="en-US"/>
            </w:rPr>
          </w:rPrChange>
        </w:rPr>
        <w:t>Théry</w:t>
      </w:r>
      <w:proofErr w:type="spellEnd"/>
      <w:r w:rsidRPr="00CF2EA4">
        <w:rPr>
          <w:rFonts w:ascii="Times New Roman" w:hAnsi="Times New Roman" w:cs="Times New Roman"/>
          <w:lang w:val="en-US"/>
          <w:rPrChange w:id="565" w:author="Diego Fabian Beltran Segura" w:date="2022-08-26T11:48:00Z">
            <w:rPr>
              <w:lang w:val="en-US"/>
            </w:rPr>
          </w:rPrChange>
        </w:rPr>
        <w:t xml:space="preserve"> M. Interacting Effects of Lek Placement, Display Behavior, Ambient Light, and Color Patterns in Three Neotropical Forest-Dwelling Birds. The American Naturalist. 1996;148(3):421–52. </w:t>
      </w:r>
    </w:p>
    <w:p w14:paraId="5C8B7EEE" w14:textId="77777777" w:rsidR="00454D50" w:rsidRPr="00CF2EA4" w:rsidRDefault="00454D50" w:rsidP="00454D50">
      <w:pPr>
        <w:pStyle w:val="Bibliography"/>
        <w:rPr>
          <w:rFonts w:ascii="Times New Roman" w:hAnsi="Times New Roman" w:cs="Times New Roman"/>
          <w:lang w:val="en-US"/>
          <w:rPrChange w:id="566" w:author="Diego Fabian Beltran Segura" w:date="2022-08-26T11:48:00Z">
            <w:rPr>
              <w:lang w:val="en-US"/>
            </w:rPr>
          </w:rPrChange>
        </w:rPr>
      </w:pPr>
      <w:r w:rsidRPr="00CF2EA4">
        <w:rPr>
          <w:rFonts w:ascii="Times New Roman" w:hAnsi="Times New Roman" w:cs="Times New Roman"/>
          <w:lang w:val="en-US"/>
          <w:rPrChange w:id="567" w:author="Diego Fabian Beltran Segura" w:date="2022-08-26T11:48:00Z">
            <w:rPr>
              <w:lang w:val="en-US"/>
            </w:rPr>
          </w:rPrChange>
        </w:rPr>
        <w:t>28.</w:t>
      </w:r>
      <w:r w:rsidRPr="00CF2EA4">
        <w:rPr>
          <w:rFonts w:ascii="Times New Roman" w:hAnsi="Times New Roman" w:cs="Times New Roman"/>
          <w:lang w:val="en-US"/>
          <w:rPrChange w:id="568" w:author="Diego Fabian Beltran Segura" w:date="2022-08-26T11:48:00Z">
            <w:rPr>
              <w:lang w:val="en-US"/>
            </w:rPr>
          </w:rPrChange>
        </w:rPr>
        <w:tab/>
        <w:t xml:space="preserve">Webb WH, Brunton DH, Aguirre JD, Thomas DB, </w:t>
      </w:r>
      <w:proofErr w:type="spellStart"/>
      <w:r w:rsidRPr="00CF2EA4">
        <w:rPr>
          <w:rFonts w:ascii="Times New Roman" w:hAnsi="Times New Roman" w:cs="Times New Roman"/>
          <w:lang w:val="en-US"/>
          <w:rPrChange w:id="569" w:author="Diego Fabian Beltran Segura" w:date="2022-08-26T11:48:00Z">
            <w:rPr>
              <w:lang w:val="en-US"/>
            </w:rPr>
          </w:rPrChange>
        </w:rPr>
        <w:t>Valcu</w:t>
      </w:r>
      <w:proofErr w:type="spellEnd"/>
      <w:r w:rsidRPr="00CF2EA4">
        <w:rPr>
          <w:rFonts w:ascii="Times New Roman" w:hAnsi="Times New Roman" w:cs="Times New Roman"/>
          <w:lang w:val="en-US"/>
          <w:rPrChange w:id="570" w:author="Diego Fabian Beltran Segura" w:date="2022-08-26T11:48:00Z">
            <w:rPr>
              <w:lang w:val="en-US"/>
            </w:rPr>
          </w:rPrChange>
        </w:rPr>
        <w:t xml:space="preserve"> M, Dale J. Female Song Occurs in Songbirds with More Elaborate Female Coloration and Reduced Sexual Dichromatism. Frontiers in Ecology and Evolution. </w:t>
      </w:r>
      <w:proofErr w:type="gramStart"/>
      <w:r w:rsidRPr="00CF2EA4">
        <w:rPr>
          <w:rFonts w:ascii="Times New Roman" w:hAnsi="Times New Roman" w:cs="Times New Roman"/>
          <w:lang w:val="en-US"/>
          <w:rPrChange w:id="571" w:author="Diego Fabian Beltran Segura" w:date="2022-08-26T11:48:00Z">
            <w:rPr>
              <w:lang w:val="en-US"/>
            </w:rPr>
          </w:rPrChange>
        </w:rPr>
        <w:t>2016;4:22</w:t>
      </w:r>
      <w:proofErr w:type="gramEnd"/>
      <w:r w:rsidRPr="00CF2EA4">
        <w:rPr>
          <w:rFonts w:ascii="Times New Roman" w:hAnsi="Times New Roman" w:cs="Times New Roman"/>
          <w:lang w:val="en-US"/>
          <w:rPrChange w:id="572" w:author="Diego Fabian Beltran Segura" w:date="2022-08-26T11:48:00Z">
            <w:rPr>
              <w:lang w:val="en-US"/>
            </w:rPr>
          </w:rPrChange>
        </w:rPr>
        <w:t xml:space="preserve">. </w:t>
      </w:r>
    </w:p>
    <w:p w14:paraId="6E9162F3" w14:textId="77777777" w:rsidR="00454D50" w:rsidRPr="00CF2EA4" w:rsidRDefault="00454D50" w:rsidP="00454D50">
      <w:pPr>
        <w:pStyle w:val="Bibliography"/>
        <w:rPr>
          <w:rFonts w:ascii="Times New Roman" w:hAnsi="Times New Roman" w:cs="Times New Roman"/>
          <w:lang w:val="en-US"/>
          <w:rPrChange w:id="573" w:author="Diego Fabian Beltran Segura" w:date="2022-08-26T11:48:00Z">
            <w:rPr>
              <w:lang w:val="en-US"/>
            </w:rPr>
          </w:rPrChange>
        </w:rPr>
      </w:pPr>
      <w:r w:rsidRPr="00CF2EA4">
        <w:rPr>
          <w:rFonts w:ascii="Times New Roman" w:hAnsi="Times New Roman" w:cs="Times New Roman"/>
          <w:lang w:val="en-US"/>
          <w:rPrChange w:id="574" w:author="Diego Fabian Beltran Segura" w:date="2022-08-26T11:48:00Z">
            <w:rPr>
              <w:lang w:val="en-US"/>
            </w:rPr>
          </w:rPrChange>
        </w:rPr>
        <w:t>29.</w:t>
      </w:r>
      <w:r w:rsidRPr="00CF2EA4">
        <w:rPr>
          <w:rFonts w:ascii="Times New Roman" w:hAnsi="Times New Roman" w:cs="Times New Roman"/>
          <w:lang w:val="en-US"/>
          <w:rPrChange w:id="575" w:author="Diego Fabian Beltran Segura" w:date="2022-08-26T11:48:00Z">
            <w:rPr>
              <w:lang w:val="en-US"/>
            </w:rPr>
          </w:rPrChange>
        </w:rPr>
        <w:tab/>
      </w:r>
      <w:proofErr w:type="spellStart"/>
      <w:r w:rsidRPr="00CF2EA4">
        <w:rPr>
          <w:rFonts w:ascii="Times New Roman" w:hAnsi="Times New Roman" w:cs="Times New Roman"/>
          <w:lang w:val="en-US"/>
          <w:rPrChange w:id="576" w:author="Diego Fabian Beltran Segura" w:date="2022-08-26T11:48:00Z">
            <w:rPr>
              <w:lang w:val="en-US"/>
            </w:rPr>
          </w:rPrChange>
        </w:rPr>
        <w:t>Ligon</w:t>
      </w:r>
      <w:proofErr w:type="spellEnd"/>
      <w:r w:rsidRPr="00CF2EA4">
        <w:rPr>
          <w:rFonts w:ascii="Times New Roman" w:hAnsi="Times New Roman" w:cs="Times New Roman"/>
          <w:lang w:val="en-US"/>
          <w:rPrChange w:id="577" w:author="Diego Fabian Beltran Segura" w:date="2022-08-26T11:48:00Z">
            <w:rPr>
              <w:lang w:val="en-US"/>
            </w:rPr>
          </w:rPrChange>
        </w:rPr>
        <w:t xml:space="preserve"> RA, Diaz CD, </w:t>
      </w:r>
      <w:proofErr w:type="spellStart"/>
      <w:r w:rsidRPr="00CF2EA4">
        <w:rPr>
          <w:rFonts w:ascii="Times New Roman" w:hAnsi="Times New Roman" w:cs="Times New Roman"/>
          <w:lang w:val="en-US"/>
          <w:rPrChange w:id="578" w:author="Diego Fabian Beltran Segura" w:date="2022-08-26T11:48:00Z">
            <w:rPr>
              <w:lang w:val="en-US"/>
            </w:rPr>
          </w:rPrChange>
        </w:rPr>
        <w:t>Morano</w:t>
      </w:r>
      <w:proofErr w:type="spellEnd"/>
      <w:r w:rsidRPr="00CF2EA4">
        <w:rPr>
          <w:rFonts w:ascii="Times New Roman" w:hAnsi="Times New Roman" w:cs="Times New Roman"/>
          <w:lang w:val="en-US"/>
          <w:rPrChange w:id="579" w:author="Diego Fabian Beltran Segura" w:date="2022-08-26T11:48:00Z">
            <w:rPr>
              <w:lang w:val="en-US"/>
            </w:rPr>
          </w:rPrChange>
        </w:rPr>
        <w:t xml:space="preserve"> JL, </w:t>
      </w:r>
      <w:proofErr w:type="spellStart"/>
      <w:r w:rsidRPr="00CF2EA4">
        <w:rPr>
          <w:rFonts w:ascii="Times New Roman" w:hAnsi="Times New Roman" w:cs="Times New Roman"/>
          <w:lang w:val="en-US"/>
          <w:rPrChange w:id="580" w:author="Diego Fabian Beltran Segura" w:date="2022-08-26T11:48:00Z">
            <w:rPr>
              <w:lang w:val="en-US"/>
            </w:rPr>
          </w:rPrChange>
        </w:rPr>
        <w:t>Troscianko</w:t>
      </w:r>
      <w:proofErr w:type="spellEnd"/>
      <w:r w:rsidRPr="00CF2EA4">
        <w:rPr>
          <w:rFonts w:ascii="Times New Roman" w:hAnsi="Times New Roman" w:cs="Times New Roman"/>
          <w:lang w:val="en-US"/>
          <w:rPrChange w:id="581" w:author="Diego Fabian Beltran Segura" w:date="2022-08-26T11:48:00Z">
            <w:rPr>
              <w:lang w:val="en-US"/>
            </w:rPr>
          </w:rPrChange>
        </w:rPr>
        <w:t xml:space="preserve"> J, Stevens M, </w:t>
      </w:r>
      <w:proofErr w:type="spellStart"/>
      <w:r w:rsidRPr="00CF2EA4">
        <w:rPr>
          <w:rFonts w:ascii="Times New Roman" w:hAnsi="Times New Roman" w:cs="Times New Roman"/>
          <w:lang w:val="en-US"/>
          <w:rPrChange w:id="582" w:author="Diego Fabian Beltran Segura" w:date="2022-08-26T11:48:00Z">
            <w:rPr>
              <w:lang w:val="en-US"/>
            </w:rPr>
          </w:rPrChange>
        </w:rPr>
        <w:t>Moskeland</w:t>
      </w:r>
      <w:proofErr w:type="spellEnd"/>
      <w:r w:rsidRPr="00CF2EA4">
        <w:rPr>
          <w:rFonts w:ascii="Times New Roman" w:hAnsi="Times New Roman" w:cs="Times New Roman"/>
          <w:lang w:val="en-US"/>
          <w:rPrChange w:id="583" w:author="Diego Fabian Beltran Segura" w:date="2022-08-26T11:48:00Z">
            <w:rPr>
              <w:lang w:val="en-US"/>
            </w:rPr>
          </w:rPrChange>
        </w:rPr>
        <w:t xml:space="preserve"> A, et al. Evolution of correlated complexity in the radically different courtship signals of birds-of-paradise. Price T, editor. </w:t>
      </w:r>
      <w:proofErr w:type="spellStart"/>
      <w:r w:rsidRPr="00CF2EA4">
        <w:rPr>
          <w:rFonts w:ascii="Times New Roman" w:hAnsi="Times New Roman" w:cs="Times New Roman"/>
          <w:lang w:val="en-US"/>
          <w:rPrChange w:id="584" w:author="Diego Fabian Beltran Segura" w:date="2022-08-26T11:48:00Z">
            <w:rPr>
              <w:lang w:val="en-US"/>
            </w:rPr>
          </w:rPrChange>
        </w:rPr>
        <w:t>PLoS</w:t>
      </w:r>
      <w:proofErr w:type="spellEnd"/>
      <w:r w:rsidRPr="00CF2EA4">
        <w:rPr>
          <w:rFonts w:ascii="Times New Roman" w:hAnsi="Times New Roman" w:cs="Times New Roman"/>
          <w:lang w:val="en-US"/>
          <w:rPrChange w:id="585" w:author="Diego Fabian Beltran Segura" w:date="2022-08-26T11:48:00Z">
            <w:rPr>
              <w:lang w:val="en-US"/>
            </w:rPr>
          </w:rPrChange>
        </w:rPr>
        <w:t xml:space="preserve"> Biol. 2018 Nov 20;16(11</w:t>
      </w:r>
      <w:proofErr w:type="gramStart"/>
      <w:r w:rsidRPr="00CF2EA4">
        <w:rPr>
          <w:rFonts w:ascii="Times New Roman" w:hAnsi="Times New Roman" w:cs="Times New Roman"/>
          <w:lang w:val="en-US"/>
          <w:rPrChange w:id="586" w:author="Diego Fabian Beltran Segura" w:date="2022-08-26T11:48:00Z">
            <w:rPr>
              <w:lang w:val="en-US"/>
            </w:rPr>
          </w:rPrChange>
        </w:rPr>
        <w:t>):e</w:t>
      </w:r>
      <w:proofErr w:type="gramEnd"/>
      <w:r w:rsidRPr="00CF2EA4">
        <w:rPr>
          <w:rFonts w:ascii="Times New Roman" w:hAnsi="Times New Roman" w:cs="Times New Roman"/>
          <w:lang w:val="en-US"/>
          <w:rPrChange w:id="587" w:author="Diego Fabian Beltran Segura" w:date="2022-08-26T11:48:00Z">
            <w:rPr>
              <w:lang w:val="en-US"/>
            </w:rPr>
          </w:rPrChange>
        </w:rPr>
        <w:t xml:space="preserve">2006962. </w:t>
      </w:r>
    </w:p>
    <w:p w14:paraId="5A8DF318" w14:textId="77777777" w:rsidR="00454D50" w:rsidRPr="00CF2EA4" w:rsidRDefault="00454D50" w:rsidP="00454D50">
      <w:pPr>
        <w:pStyle w:val="Bibliography"/>
        <w:rPr>
          <w:rFonts w:ascii="Times New Roman" w:hAnsi="Times New Roman" w:cs="Times New Roman"/>
          <w:lang w:val="en-US"/>
          <w:rPrChange w:id="588" w:author="Diego Fabian Beltran Segura" w:date="2022-08-26T11:48:00Z">
            <w:rPr>
              <w:lang w:val="en-US"/>
            </w:rPr>
          </w:rPrChange>
        </w:rPr>
      </w:pPr>
      <w:r w:rsidRPr="00CF2EA4">
        <w:rPr>
          <w:rFonts w:ascii="Times New Roman" w:hAnsi="Times New Roman" w:cs="Times New Roman"/>
          <w:lang w:val="en-US"/>
          <w:rPrChange w:id="589" w:author="Diego Fabian Beltran Segura" w:date="2022-08-26T11:48:00Z">
            <w:rPr>
              <w:lang w:val="en-US"/>
            </w:rPr>
          </w:rPrChange>
        </w:rPr>
        <w:t>30.</w:t>
      </w:r>
      <w:r w:rsidRPr="00CF2EA4">
        <w:rPr>
          <w:rFonts w:ascii="Times New Roman" w:hAnsi="Times New Roman" w:cs="Times New Roman"/>
          <w:lang w:val="en-US"/>
          <w:rPrChange w:id="590" w:author="Diego Fabian Beltran Segura" w:date="2022-08-26T11:48:00Z">
            <w:rPr>
              <w:lang w:val="en-US"/>
            </w:rPr>
          </w:rPrChange>
        </w:rPr>
        <w:tab/>
        <w:t xml:space="preserve">Gomez D, </w:t>
      </w:r>
      <w:proofErr w:type="spellStart"/>
      <w:r w:rsidRPr="00CF2EA4">
        <w:rPr>
          <w:rFonts w:ascii="Times New Roman" w:hAnsi="Times New Roman" w:cs="Times New Roman"/>
          <w:lang w:val="en-US"/>
          <w:rPrChange w:id="591" w:author="Diego Fabian Beltran Segura" w:date="2022-08-26T11:48:00Z">
            <w:rPr>
              <w:lang w:val="en-US"/>
            </w:rPr>
          </w:rPrChange>
        </w:rPr>
        <w:t>Théry</w:t>
      </w:r>
      <w:proofErr w:type="spellEnd"/>
      <w:r w:rsidRPr="00CF2EA4">
        <w:rPr>
          <w:rFonts w:ascii="Times New Roman" w:hAnsi="Times New Roman" w:cs="Times New Roman"/>
          <w:lang w:val="en-US"/>
          <w:rPrChange w:id="592" w:author="Diego Fabian Beltran Segura" w:date="2022-08-26T11:48:00Z">
            <w:rPr>
              <w:lang w:val="en-US"/>
            </w:rPr>
          </w:rPrChange>
        </w:rPr>
        <w:t xml:space="preserve"> M. Influence of ambient light on the evolution of </w:t>
      </w:r>
      <w:proofErr w:type="spellStart"/>
      <w:r w:rsidRPr="00CF2EA4">
        <w:rPr>
          <w:rFonts w:ascii="Times New Roman" w:hAnsi="Times New Roman" w:cs="Times New Roman"/>
          <w:lang w:val="en-US"/>
          <w:rPrChange w:id="593" w:author="Diego Fabian Beltran Segura" w:date="2022-08-26T11:48:00Z">
            <w:rPr>
              <w:lang w:val="en-US"/>
            </w:rPr>
          </w:rPrChange>
        </w:rPr>
        <w:t>colour</w:t>
      </w:r>
      <w:proofErr w:type="spellEnd"/>
      <w:r w:rsidRPr="00CF2EA4">
        <w:rPr>
          <w:rFonts w:ascii="Times New Roman" w:hAnsi="Times New Roman" w:cs="Times New Roman"/>
          <w:lang w:val="en-US"/>
          <w:rPrChange w:id="594" w:author="Diego Fabian Beltran Segura" w:date="2022-08-26T11:48:00Z">
            <w:rPr>
              <w:lang w:val="en-US"/>
            </w:rPr>
          </w:rPrChange>
        </w:rPr>
        <w:t xml:space="preserve"> signals: comparative analysis of a Neotropical rainforest bird community: Ambient light influences </w:t>
      </w:r>
      <w:proofErr w:type="spellStart"/>
      <w:r w:rsidRPr="00CF2EA4">
        <w:rPr>
          <w:rFonts w:ascii="Times New Roman" w:hAnsi="Times New Roman" w:cs="Times New Roman"/>
          <w:lang w:val="en-US"/>
          <w:rPrChange w:id="595" w:author="Diego Fabian Beltran Segura" w:date="2022-08-26T11:48:00Z">
            <w:rPr>
              <w:lang w:val="en-US"/>
            </w:rPr>
          </w:rPrChange>
        </w:rPr>
        <w:t>colour</w:t>
      </w:r>
      <w:proofErr w:type="spellEnd"/>
      <w:r w:rsidRPr="00CF2EA4">
        <w:rPr>
          <w:rFonts w:ascii="Times New Roman" w:hAnsi="Times New Roman" w:cs="Times New Roman"/>
          <w:lang w:val="en-US"/>
          <w:rPrChange w:id="596" w:author="Diego Fabian Beltran Segura" w:date="2022-08-26T11:48:00Z">
            <w:rPr>
              <w:lang w:val="en-US"/>
            </w:rPr>
          </w:rPrChange>
        </w:rPr>
        <w:t xml:space="preserve"> evolution. Ecology Letters. 2004 Mar 17;7(4):279–84. </w:t>
      </w:r>
    </w:p>
    <w:p w14:paraId="12B3D270" w14:textId="77777777" w:rsidR="00454D50" w:rsidRPr="00CF2EA4" w:rsidRDefault="00454D50" w:rsidP="00454D50">
      <w:pPr>
        <w:pStyle w:val="Bibliography"/>
        <w:rPr>
          <w:rFonts w:ascii="Times New Roman" w:hAnsi="Times New Roman" w:cs="Times New Roman"/>
          <w:lang w:val="en-US"/>
          <w:rPrChange w:id="597" w:author="Diego Fabian Beltran Segura" w:date="2022-08-26T11:48:00Z">
            <w:rPr>
              <w:lang w:val="en-US"/>
            </w:rPr>
          </w:rPrChange>
        </w:rPr>
      </w:pPr>
      <w:r w:rsidRPr="00CF2EA4">
        <w:rPr>
          <w:rFonts w:ascii="Times New Roman" w:hAnsi="Times New Roman" w:cs="Times New Roman"/>
          <w:lang w:val="en-US"/>
          <w:rPrChange w:id="598" w:author="Diego Fabian Beltran Segura" w:date="2022-08-26T11:48:00Z">
            <w:rPr>
              <w:lang w:val="en-US"/>
            </w:rPr>
          </w:rPrChange>
        </w:rPr>
        <w:t>31.</w:t>
      </w:r>
      <w:r w:rsidRPr="00CF2EA4">
        <w:rPr>
          <w:rFonts w:ascii="Times New Roman" w:hAnsi="Times New Roman" w:cs="Times New Roman"/>
          <w:lang w:val="en-US"/>
          <w:rPrChange w:id="599" w:author="Diego Fabian Beltran Segura" w:date="2022-08-26T11:48:00Z">
            <w:rPr>
              <w:lang w:val="en-US"/>
            </w:rPr>
          </w:rPrChange>
        </w:rPr>
        <w:tab/>
      </w:r>
      <w:proofErr w:type="spellStart"/>
      <w:r w:rsidRPr="00CF2EA4">
        <w:rPr>
          <w:rFonts w:ascii="Times New Roman" w:hAnsi="Times New Roman" w:cs="Times New Roman"/>
          <w:lang w:val="en-US"/>
          <w:rPrChange w:id="600" w:author="Diego Fabian Beltran Segura" w:date="2022-08-26T11:48:00Z">
            <w:rPr>
              <w:lang w:val="en-US"/>
            </w:rPr>
          </w:rPrChange>
        </w:rPr>
        <w:t>Altshuler</w:t>
      </w:r>
      <w:proofErr w:type="spellEnd"/>
      <w:r w:rsidRPr="00CF2EA4">
        <w:rPr>
          <w:rFonts w:ascii="Times New Roman" w:hAnsi="Times New Roman" w:cs="Times New Roman"/>
          <w:lang w:val="en-US"/>
          <w:rPrChange w:id="601" w:author="Diego Fabian Beltran Segura" w:date="2022-08-26T11:48:00Z">
            <w:rPr>
              <w:lang w:val="en-US"/>
            </w:rPr>
          </w:rPrChange>
        </w:rPr>
        <w:t xml:space="preserve"> DL. Flight Performance and Competitive Displacement of Hummingbirds across Elevational Gradients. The American Naturalist. 2006;14. </w:t>
      </w:r>
    </w:p>
    <w:p w14:paraId="179CC9B0" w14:textId="77777777" w:rsidR="00454D50" w:rsidRPr="00CF2EA4" w:rsidRDefault="00454D50" w:rsidP="00454D50">
      <w:pPr>
        <w:pStyle w:val="Bibliography"/>
        <w:rPr>
          <w:rFonts w:ascii="Times New Roman" w:hAnsi="Times New Roman" w:cs="Times New Roman"/>
          <w:lang w:val="en-US"/>
          <w:rPrChange w:id="602" w:author="Diego Fabian Beltran Segura" w:date="2022-08-26T11:48:00Z">
            <w:rPr>
              <w:lang w:val="en-US"/>
            </w:rPr>
          </w:rPrChange>
        </w:rPr>
      </w:pPr>
      <w:r w:rsidRPr="00CF2EA4">
        <w:rPr>
          <w:rFonts w:ascii="Times New Roman" w:hAnsi="Times New Roman" w:cs="Times New Roman"/>
          <w:lang w:val="en-US"/>
          <w:rPrChange w:id="603" w:author="Diego Fabian Beltran Segura" w:date="2022-08-26T11:48:00Z">
            <w:rPr>
              <w:lang w:val="en-US"/>
            </w:rPr>
          </w:rPrChange>
        </w:rPr>
        <w:t>32.</w:t>
      </w:r>
      <w:r w:rsidRPr="00CF2EA4">
        <w:rPr>
          <w:rFonts w:ascii="Times New Roman" w:hAnsi="Times New Roman" w:cs="Times New Roman"/>
          <w:lang w:val="en-US"/>
          <w:rPrChange w:id="604" w:author="Diego Fabian Beltran Segura" w:date="2022-08-26T11:48:00Z">
            <w:rPr>
              <w:lang w:val="en-US"/>
            </w:rPr>
          </w:rPrChange>
        </w:rPr>
        <w:tab/>
      </w:r>
      <w:proofErr w:type="spellStart"/>
      <w:r w:rsidRPr="00CF2EA4">
        <w:rPr>
          <w:rFonts w:ascii="Times New Roman" w:hAnsi="Times New Roman" w:cs="Times New Roman"/>
          <w:lang w:val="en-US"/>
          <w:rPrChange w:id="605" w:author="Diego Fabian Beltran Segura" w:date="2022-08-26T11:48:00Z">
            <w:rPr>
              <w:lang w:val="en-US"/>
            </w:rPr>
          </w:rPrChange>
        </w:rPr>
        <w:t>Uy</w:t>
      </w:r>
      <w:proofErr w:type="spellEnd"/>
      <w:r w:rsidRPr="00CF2EA4">
        <w:rPr>
          <w:rFonts w:ascii="Times New Roman" w:hAnsi="Times New Roman" w:cs="Times New Roman"/>
          <w:lang w:val="en-US"/>
          <w:rPrChange w:id="606" w:author="Diego Fabian Beltran Segura" w:date="2022-08-26T11:48:00Z">
            <w:rPr>
              <w:lang w:val="en-US"/>
            </w:rPr>
          </w:rPrChange>
        </w:rPr>
        <w:t xml:space="preserve"> JAC, Stein AC. Variable visual habitats may influence the spread of </w:t>
      </w:r>
      <w:proofErr w:type="spellStart"/>
      <w:r w:rsidRPr="00CF2EA4">
        <w:rPr>
          <w:rFonts w:ascii="Times New Roman" w:hAnsi="Times New Roman" w:cs="Times New Roman"/>
          <w:lang w:val="en-US"/>
          <w:rPrChange w:id="607" w:author="Diego Fabian Beltran Segura" w:date="2022-08-26T11:48:00Z">
            <w:rPr>
              <w:lang w:val="en-US"/>
            </w:rPr>
          </w:rPrChange>
        </w:rPr>
        <w:t>colourful</w:t>
      </w:r>
      <w:proofErr w:type="spellEnd"/>
      <w:r w:rsidRPr="00CF2EA4">
        <w:rPr>
          <w:rFonts w:ascii="Times New Roman" w:hAnsi="Times New Roman" w:cs="Times New Roman"/>
          <w:lang w:val="en-US"/>
          <w:rPrChange w:id="608" w:author="Diego Fabian Beltran Segura" w:date="2022-08-26T11:48:00Z">
            <w:rPr>
              <w:lang w:val="en-US"/>
            </w:rPr>
          </w:rPrChange>
        </w:rPr>
        <w:t xml:space="preserve"> plumage across an avian hybrid zone: Mechanisms of display trait introgression across a hybrid zone. Journal of Evolutionary Biology. 2007 Sep;20(5):1847–58. </w:t>
      </w:r>
    </w:p>
    <w:p w14:paraId="74F224D9" w14:textId="77777777" w:rsidR="00454D50" w:rsidRPr="00CF2EA4" w:rsidRDefault="00454D50" w:rsidP="00454D50">
      <w:pPr>
        <w:pStyle w:val="Bibliography"/>
        <w:rPr>
          <w:rFonts w:ascii="Times New Roman" w:hAnsi="Times New Roman" w:cs="Times New Roman"/>
          <w:lang w:val="en-US"/>
          <w:rPrChange w:id="609" w:author="Diego Fabian Beltran Segura" w:date="2022-08-26T11:48:00Z">
            <w:rPr>
              <w:lang w:val="en-US"/>
            </w:rPr>
          </w:rPrChange>
        </w:rPr>
      </w:pPr>
      <w:r w:rsidRPr="00CF2EA4">
        <w:rPr>
          <w:rFonts w:ascii="Times New Roman" w:hAnsi="Times New Roman" w:cs="Times New Roman"/>
          <w:lang w:val="en-US"/>
          <w:rPrChange w:id="610" w:author="Diego Fabian Beltran Segura" w:date="2022-08-26T11:48:00Z">
            <w:rPr>
              <w:lang w:val="en-US"/>
            </w:rPr>
          </w:rPrChange>
        </w:rPr>
        <w:t>33.</w:t>
      </w:r>
      <w:r w:rsidRPr="00CF2EA4">
        <w:rPr>
          <w:rFonts w:ascii="Times New Roman" w:hAnsi="Times New Roman" w:cs="Times New Roman"/>
          <w:lang w:val="en-US"/>
          <w:rPrChange w:id="611" w:author="Diego Fabian Beltran Segura" w:date="2022-08-26T11:48:00Z">
            <w:rPr>
              <w:lang w:val="en-US"/>
            </w:rPr>
          </w:rPrChange>
        </w:rPr>
        <w:tab/>
        <w:t xml:space="preserve">Darwin C. Descent of man, and selection in relation to sex, </w:t>
      </w:r>
      <w:proofErr w:type="gramStart"/>
      <w:r w:rsidRPr="00CF2EA4">
        <w:rPr>
          <w:rFonts w:ascii="Times New Roman" w:hAnsi="Times New Roman" w:cs="Times New Roman"/>
          <w:lang w:val="en-US"/>
          <w:rPrChange w:id="612" w:author="Diego Fabian Beltran Segura" w:date="2022-08-26T11:48:00Z">
            <w:rPr>
              <w:lang w:val="en-US"/>
            </w:rPr>
          </w:rPrChange>
        </w:rPr>
        <w:t>New</w:t>
      </w:r>
      <w:proofErr w:type="gramEnd"/>
      <w:r w:rsidRPr="00CF2EA4">
        <w:rPr>
          <w:rFonts w:ascii="Times New Roman" w:hAnsi="Times New Roman" w:cs="Times New Roman"/>
          <w:lang w:val="en-US"/>
          <w:rPrChange w:id="613" w:author="Diego Fabian Beltran Segura" w:date="2022-08-26T11:48:00Z">
            <w:rPr>
              <w:lang w:val="en-US"/>
            </w:rPr>
          </w:rPrChange>
        </w:rPr>
        <w:t xml:space="preserve"> edition, revised and augmented. New York, NY, US: D Appleton &amp; Company; 1880. xvi, 688 p. (Descent of man, and selection in relation to sex, </w:t>
      </w:r>
      <w:proofErr w:type="gramStart"/>
      <w:r w:rsidRPr="00CF2EA4">
        <w:rPr>
          <w:rFonts w:ascii="Times New Roman" w:hAnsi="Times New Roman" w:cs="Times New Roman"/>
          <w:lang w:val="en-US"/>
          <w:rPrChange w:id="614" w:author="Diego Fabian Beltran Segura" w:date="2022-08-26T11:48:00Z">
            <w:rPr>
              <w:lang w:val="en-US"/>
            </w:rPr>
          </w:rPrChange>
        </w:rPr>
        <w:t>New</w:t>
      </w:r>
      <w:proofErr w:type="gramEnd"/>
      <w:r w:rsidRPr="00CF2EA4">
        <w:rPr>
          <w:rFonts w:ascii="Times New Roman" w:hAnsi="Times New Roman" w:cs="Times New Roman"/>
          <w:lang w:val="en-US"/>
          <w:rPrChange w:id="615" w:author="Diego Fabian Beltran Segura" w:date="2022-08-26T11:48:00Z">
            <w:rPr>
              <w:lang w:val="en-US"/>
            </w:rPr>
          </w:rPrChange>
        </w:rPr>
        <w:t xml:space="preserve"> edition, revised and augmented). </w:t>
      </w:r>
    </w:p>
    <w:p w14:paraId="087C96B7" w14:textId="77777777" w:rsidR="00454D50" w:rsidRPr="00CF2EA4" w:rsidRDefault="00454D50" w:rsidP="00454D50">
      <w:pPr>
        <w:pStyle w:val="Bibliography"/>
        <w:rPr>
          <w:rFonts w:ascii="Times New Roman" w:hAnsi="Times New Roman" w:cs="Times New Roman"/>
          <w:lang w:val="en-US"/>
          <w:rPrChange w:id="616" w:author="Diego Fabian Beltran Segura" w:date="2022-08-26T11:48:00Z">
            <w:rPr>
              <w:lang w:val="en-US"/>
            </w:rPr>
          </w:rPrChange>
        </w:rPr>
      </w:pPr>
      <w:r w:rsidRPr="00CF2EA4">
        <w:rPr>
          <w:rFonts w:ascii="Times New Roman" w:hAnsi="Times New Roman" w:cs="Times New Roman"/>
          <w:lang w:val="en-US"/>
          <w:rPrChange w:id="617" w:author="Diego Fabian Beltran Segura" w:date="2022-08-26T11:48:00Z">
            <w:rPr>
              <w:lang w:val="en-US"/>
            </w:rPr>
          </w:rPrChange>
        </w:rPr>
        <w:t>34.</w:t>
      </w:r>
      <w:r w:rsidRPr="00CF2EA4">
        <w:rPr>
          <w:rFonts w:ascii="Times New Roman" w:hAnsi="Times New Roman" w:cs="Times New Roman"/>
          <w:lang w:val="en-US"/>
          <w:rPrChange w:id="618" w:author="Diego Fabian Beltran Segura" w:date="2022-08-26T11:48:00Z">
            <w:rPr>
              <w:lang w:val="en-US"/>
            </w:rPr>
          </w:rPrChange>
        </w:rPr>
        <w:tab/>
        <w:t xml:space="preserve">Wallace AR. Darwinism: An Exposition of the Theory of Natural Selection with Some of Its Applications. </w:t>
      </w:r>
      <w:proofErr w:type="spellStart"/>
      <w:r w:rsidRPr="00CF2EA4">
        <w:rPr>
          <w:rFonts w:ascii="Times New Roman" w:hAnsi="Times New Roman" w:cs="Times New Roman"/>
          <w:lang w:val="en-US"/>
          <w:rPrChange w:id="619" w:author="Diego Fabian Beltran Segura" w:date="2022-08-26T11:48:00Z">
            <w:rPr>
              <w:lang w:val="en-US"/>
            </w:rPr>
          </w:rPrChange>
        </w:rPr>
        <w:t>Lond</w:t>
      </w:r>
      <w:proofErr w:type="spellEnd"/>
      <w:r w:rsidRPr="00CF2EA4">
        <w:rPr>
          <w:rFonts w:ascii="Times New Roman" w:hAnsi="Times New Roman" w:cs="Times New Roman"/>
          <w:lang w:val="en-US"/>
          <w:rPrChange w:id="620" w:author="Diego Fabian Beltran Segura" w:date="2022-08-26T11:48:00Z">
            <w:rPr>
              <w:lang w:val="en-US"/>
            </w:rPr>
          </w:rPrChange>
        </w:rPr>
        <w:t xml:space="preserve">.: Macmillan; 1889. 518 p. </w:t>
      </w:r>
    </w:p>
    <w:p w14:paraId="2EAEA3F4" w14:textId="77777777" w:rsidR="00454D50" w:rsidRPr="00CF2EA4" w:rsidRDefault="00454D50" w:rsidP="00454D50">
      <w:pPr>
        <w:pStyle w:val="Bibliography"/>
        <w:rPr>
          <w:rFonts w:ascii="Times New Roman" w:hAnsi="Times New Roman" w:cs="Times New Roman"/>
          <w:lang w:val="en-US"/>
          <w:rPrChange w:id="621" w:author="Diego Fabian Beltran Segura" w:date="2022-08-26T11:48:00Z">
            <w:rPr>
              <w:lang w:val="en-US"/>
            </w:rPr>
          </w:rPrChange>
        </w:rPr>
      </w:pPr>
      <w:r w:rsidRPr="00CF2EA4">
        <w:rPr>
          <w:rFonts w:ascii="Times New Roman" w:hAnsi="Times New Roman" w:cs="Times New Roman"/>
          <w:lang w:val="en-US"/>
          <w:rPrChange w:id="622" w:author="Diego Fabian Beltran Segura" w:date="2022-08-26T11:48:00Z">
            <w:rPr>
              <w:lang w:val="en-US"/>
            </w:rPr>
          </w:rPrChange>
        </w:rPr>
        <w:t>35.</w:t>
      </w:r>
      <w:r w:rsidRPr="00CF2EA4">
        <w:rPr>
          <w:rFonts w:ascii="Times New Roman" w:hAnsi="Times New Roman" w:cs="Times New Roman"/>
          <w:lang w:val="en-US"/>
          <w:rPrChange w:id="623" w:author="Diego Fabian Beltran Segura" w:date="2022-08-26T11:48:00Z">
            <w:rPr>
              <w:lang w:val="en-US"/>
            </w:rPr>
          </w:rPrChange>
        </w:rPr>
        <w:tab/>
        <w:t xml:space="preserve">Clark CJ, McGuire JA, Bonaccorso E, </w:t>
      </w:r>
      <w:proofErr w:type="spellStart"/>
      <w:r w:rsidRPr="00CF2EA4">
        <w:rPr>
          <w:rFonts w:ascii="Times New Roman" w:hAnsi="Times New Roman" w:cs="Times New Roman"/>
          <w:lang w:val="en-US"/>
          <w:rPrChange w:id="624" w:author="Diego Fabian Beltran Segura" w:date="2022-08-26T11:48:00Z">
            <w:rPr>
              <w:lang w:val="en-US"/>
            </w:rPr>
          </w:rPrChange>
        </w:rPr>
        <w:t>Berv</w:t>
      </w:r>
      <w:proofErr w:type="spellEnd"/>
      <w:r w:rsidRPr="00CF2EA4">
        <w:rPr>
          <w:rFonts w:ascii="Times New Roman" w:hAnsi="Times New Roman" w:cs="Times New Roman"/>
          <w:lang w:val="en-US"/>
          <w:rPrChange w:id="625" w:author="Diego Fabian Beltran Segura" w:date="2022-08-26T11:48:00Z">
            <w:rPr>
              <w:lang w:val="en-US"/>
            </w:rPr>
          </w:rPrChange>
        </w:rPr>
        <w:t xml:space="preserve"> JS, </w:t>
      </w:r>
      <w:proofErr w:type="spellStart"/>
      <w:r w:rsidRPr="00CF2EA4">
        <w:rPr>
          <w:rFonts w:ascii="Times New Roman" w:hAnsi="Times New Roman" w:cs="Times New Roman"/>
          <w:lang w:val="en-US"/>
          <w:rPrChange w:id="626" w:author="Diego Fabian Beltran Segura" w:date="2022-08-26T11:48:00Z">
            <w:rPr>
              <w:lang w:val="en-US"/>
            </w:rPr>
          </w:rPrChange>
        </w:rPr>
        <w:t>Prum</w:t>
      </w:r>
      <w:proofErr w:type="spellEnd"/>
      <w:r w:rsidRPr="00CF2EA4">
        <w:rPr>
          <w:rFonts w:ascii="Times New Roman" w:hAnsi="Times New Roman" w:cs="Times New Roman"/>
          <w:lang w:val="en-US"/>
          <w:rPrChange w:id="627" w:author="Diego Fabian Beltran Segura" w:date="2022-08-26T11:48:00Z">
            <w:rPr>
              <w:lang w:val="en-US"/>
            </w:rPr>
          </w:rPrChange>
        </w:rPr>
        <w:t xml:space="preserve"> RO. Complex coevolution of wing, tail, and vocal sounds of courting male bee hummingbirds. Evolution. 2018 Mar;72(3):630–46. </w:t>
      </w:r>
    </w:p>
    <w:p w14:paraId="7CD48754" w14:textId="77777777" w:rsidR="00454D50" w:rsidRPr="00CF2EA4" w:rsidRDefault="00454D50" w:rsidP="00454D50">
      <w:pPr>
        <w:pStyle w:val="Bibliography"/>
        <w:rPr>
          <w:rFonts w:ascii="Times New Roman" w:hAnsi="Times New Roman" w:cs="Times New Roman"/>
          <w:lang w:val="en-US"/>
          <w:rPrChange w:id="628" w:author="Diego Fabian Beltran Segura" w:date="2022-08-26T11:48:00Z">
            <w:rPr>
              <w:lang w:val="en-US"/>
            </w:rPr>
          </w:rPrChange>
        </w:rPr>
      </w:pPr>
      <w:r w:rsidRPr="00CF2EA4">
        <w:rPr>
          <w:rFonts w:ascii="Times New Roman" w:hAnsi="Times New Roman" w:cs="Times New Roman"/>
          <w:lang w:val="en-US"/>
          <w:rPrChange w:id="629" w:author="Diego Fabian Beltran Segura" w:date="2022-08-26T11:48:00Z">
            <w:rPr>
              <w:lang w:val="en-US"/>
            </w:rPr>
          </w:rPrChange>
        </w:rPr>
        <w:t>36.</w:t>
      </w:r>
      <w:r w:rsidRPr="00CF2EA4">
        <w:rPr>
          <w:rFonts w:ascii="Times New Roman" w:hAnsi="Times New Roman" w:cs="Times New Roman"/>
          <w:lang w:val="en-US"/>
          <w:rPrChange w:id="630" w:author="Diego Fabian Beltran Segura" w:date="2022-08-26T11:48:00Z">
            <w:rPr>
              <w:lang w:val="en-US"/>
            </w:rPr>
          </w:rPrChange>
        </w:rPr>
        <w:tab/>
        <w:t xml:space="preserve">Cooney CR, MacGregor HEA, Seddon N, Tobias JA. Multi-modal signal evolution in birds: re-examining a standard proxy for sexual selection. Proc R Soc B. 2018 Oct 24;285(1889):20181557. </w:t>
      </w:r>
    </w:p>
    <w:p w14:paraId="00588A7F" w14:textId="77777777" w:rsidR="00454D50" w:rsidRPr="00CF2EA4" w:rsidRDefault="00454D50" w:rsidP="00454D50">
      <w:pPr>
        <w:pStyle w:val="Bibliography"/>
        <w:rPr>
          <w:rFonts w:ascii="Times New Roman" w:hAnsi="Times New Roman" w:cs="Times New Roman"/>
          <w:lang w:val="en-US"/>
          <w:rPrChange w:id="631" w:author="Diego Fabian Beltran Segura" w:date="2022-08-26T11:48:00Z">
            <w:rPr>
              <w:lang w:val="en-US"/>
            </w:rPr>
          </w:rPrChange>
        </w:rPr>
      </w:pPr>
      <w:r w:rsidRPr="00CF2EA4">
        <w:rPr>
          <w:rFonts w:ascii="Times New Roman" w:hAnsi="Times New Roman" w:cs="Times New Roman"/>
          <w:lang w:val="en-US"/>
          <w:rPrChange w:id="632" w:author="Diego Fabian Beltran Segura" w:date="2022-08-26T11:48:00Z">
            <w:rPr>
              <w:lang w:val="en-US"/>
            </w:rPr>
          </w:rPrChange>
        </w:rPr>
        <w:t>37.</w:t>
      </w:r>
      <w:r w:rsidRPr="00CF2EA4">
        <w:rPr>
          <w:rFonts w:ascii="Times New Roman" w:hAnsi="Times New Roman" w:cs="Times New Roman"/>
          <w:lang w:val="en-US"/>
          <w:rPrChange w:id="633" w:author="Diego Fabian Beltran Segura" w:date="2022-08-26T11:48:00Z">
            <w:rPr>
              <w:lang w:val="en-US"/>
            </w:rPr>
          </w:rPrChange>
        </w:rPr>
        <w:tab/>
        <w:t xml:space="preserve">Mason NA, Shultz AJ, Burns KJ. Elaborate visual and acoustic signals evolve independently in a large, phenotypically diverse radiation of songbirds. Proc R Soc B. 2014 Aug 7;281(1788):20140967. </w:t>
      </w:r>
    </w:p>
    <w:p w14:paraId="5FC5C9AE" w14:textId="77777777" w:rsidR="00454D50" w:rsidRPr="00CF2EA4" w:rsidRDefault="00454D50" w:rsidP="00454D50">
      <w:pPr>
        <w:pStyle w:val="Bibliography"/>
        <w:rPr>
          <w:rFonts w:ascii="Times New Roman" w:hAnsi="Times New Roman" w:cs="Times New Roman"/>
          <w:lang w:val="en-US"/>
          <w:rPrChange w:id="634" w:author="Diego Fabian Beltran Segura" w:date="2022-08-26T11:48:00Z">
            <w:rPr>
              <w:lang w:val="en-US"/>
            </w:rPr>
          </w:rPrChange>
        </w:rPr>
      </w:pPr>
      <w:r w:rsidRPr="00CF2EA4">
        <w:rPr>
          <w:rFonts w:ascii="Times New Roman" w:hAnsi="Times New Roman" w:cs="Times New Roman"/>
          <w:lang w:val="en-US"/>
          <w:rPrChange w:id="635" w:author="Diego Fabian Beltran Segura" w:date="2022-08-26T11:48:00Z">
            <w:rPr>
              <w:lang w:val="en-US"/>
            </w:rPr>
          </w:rPrChange>
        </w:rPr>
        <w:t>38.</w:t>
      </w:r>
      <w:r w:rsidRPr="00CF2EA4">
        <w:rPr>
          <w:rFonts w:ascii="Times New Roman" w:hAnsi="Times New Roman" w:cs="Times New Roman"/>
          <w:lang w:val="en-US"/>
          <w:rPrChange w:id="636" w:author="Diego Fabian Beltran Segura" w:date="2022-08-26T11:48:00Z">
            <w:rPr>
              <w:lang w:val="en-US"/>
            </w:rPr>
          </w:rPrChange>
        </w:rPr>
        <w:tab/>
      </w:r>
      <w:proofErr w:type="spellStart"/>
      <w:r w:rsidRPr="00CF2EA4">
        <w:rPr>
          <w:rFonts w:ascii="Times New Roman" w:hAnsi="Times New Roman" w:cs="Times New Roman"/>
          <w:lang w:val="en-US"/>
          <w:rPrChange w:id="637" w:author="Diego Fabian Beltran Segura" w:date="2022-08-26T11:48:00Z">
            <w:rPr>
              <w:lang w:val="en-US"/>
            </w:rPr>
          </w:rPrChange>
        </w:rPr>
        <w:t>Dalziell</w:t>
      </w:r>
      <w:proofErr w:type="spellEnd"/>
      <w:r w:rsidRPr="00CF2EA4">
        <w:rPr>
          <w:rFonts w:ascii="Times New Roman" w:hAnsi="Times New Roman" w:cs="Times New Roman"/>
          <w:lang w:val="en-US"/>
          <w:rPrChange w:id="638" w:author="Diego Fabian Beltran Segura" w:date="2022-08-26T11:48:00Z">
            <w:rPr>
              <w:lang w:val="en-US"/>
            </w:rPr>
          </w:rPrChange>
        </w:rPr>
        <w:t xml:space="preserve"> AH, Peters RA, Cockburn A, Dorland AD, </w:t>
      </w:r>
      <w:proofErr w:type="spellStart"/>
      <w:r w:rsidRPr="00CF2EA4">
        <w:rPr>
          <w:rFonts w:ascii="Times New Roman" w:hAnsi="Times New Roman" w:cs="Times New Roman"/>
          <w:lang w:val="en-US"/>
          <w:rPrChange w:id="639" w:author="Diego Fabian Beltran Segura" w:date="2022-08-26T11:48:00Z">
            <w:rPr>
              <w:lang w:val="en-US"/>
            </w:rPr>
          </w:rPrChange>
        </w:rPr>
        <w:t>Maisey</w:t>
      </w:r>
      <w:proofErr w:type="spellEnd"/>
      <w:r w:rsidRPr="00CF2EA4">
        <w:rPr>
          <w:rFonts w:ascii="Times New Roman" w:hAnsi="Times New Roman" w:cs="Times New Roman"/>
          <w:lang w:val="en-US"/>
          <w:rPrChange w:id="640" w:author="Diego Fabian Beltran Segura" w:date="2022-08-26T11:48:00Z">
            <w:rPr>
              <w:lang w:val="en-US"/>
            </w:rPr>
          </w:rPrChange>
        </w:rPr>
        <w:t xml:space="preserve"> AC, Magrath RD. Dance Choreography Is Coordinated with Song Repertoire in a Complex Avian Display. Current Biology. 2013;23(12):1132–5. </w:t>
      </w:r>
    </w:p>
    <w:p w14:paraId="41D7041C" w14:textId="77777777" w:rsidR="00454D50" w:rsidRPr="00CF2EA4" w:rsidRDefault="00454D50" w:rsidP="00454D50">
      <w:pPr>
        <w:pStyle w:val="Bibliography"/>
        <w:rPr>
          <w:rFonts w:ascii="Times New Roman" w:hAnsi="Times New Roman" w:cs="Times New Roman"/>
          <w:lang w:val="en-US"/>
          <w:rPrChange w:id="641" w:author="Diego Fabian Beltran Segura" w:date="2022-08-26T11:48:00Z">
            <w:rPr>
              <w:lang w:val="en-US"/>
            </w:rPr>
          </w:rPrChange>
        </w:rPr>
      </w:pPr>
      <w:r w:rsidRPr="00CF2EA4">
        <w:rPr>
          <w:rFonts w:ascii="Times New Roman" w:hAnsi="Times New Roman" w:cs="Times New Roman"/>
          <w:lang w:val="en-US"/>
          <w:rPrChange w:id="642" w:author="Diego Fabian Beltran Segura" w:date="2022-08-26T11:48:00Z">
            <w:rPr>
              <w:lang w:val="en-US"/>
            </w:rPr>
          </w:rPrChange>
        </w:rPr>
        <w:t>39.</w:t>
      </w:r>
      <w:r w:rsidRPr="00CF2EA4">
        <w:rPr>
          <w:rFonts w:ascii="Times New Roman" w:hAnsi="Times New Roman" w:cs="Times New Roman"/>
          <w:lang w:val="en-US"/>
          <w:rPrChange w:id="643" w:author="Diego Fabian Beltran Segura" w:date="2022-08-26T11:48:00Z">
            <w:rPr>
              <w:lang w:val="en-US"/>
            </w:rPr>
          </w:rPrChange>
        </w:rPr>
        <w:tab/>
        <w:t xml:space="preserve">Moller AP, </w:t>
      </w:r>
      <w:proofErr w:type="spellStart"/>
      <w:r w:rsidRPr="00CF2EA4">
        <w:rPr>
          <w:rFonts w:ascii="Times New Roman" w:hAnsi="Times New Roman" w:cs="Times New Roman"/>
          <w:lang w:val="en-US"/>
          <w:rPrChange w:id="644" w:author="Diego Fabian Beltran Segura" w:date="2022-08-26T11:48:00Z">
            <w:rPr>
              <w:lang w:val="en-US"/>
            </w:rPr>
          </w:rPrChange>
        </w:rPr>
        <w:t>Pomiankowski</w:t>
      </w:r>
      <w:proofErr w:type="spellEnd"/>
      <w:r w:rsidRPr="00CF2EA4">
        <w:rPr>
          <w:rFonts w:ascii="Times New Roman" w:hAnsi="Times New Roman" w:cs="Times New Roman"/>
          <w:lang w:val="en-US"/>
          <w:rPrChange w:id="645" w:author="Diego Fabian Beltran Segura" w:date="2022-08-26T11:48:00Z">
            <w:rPr>
              <w:lang w:val="en-US"/>
            </w:rPr>
          </w:rPrChange>
        </w:rPr>
        <w:t xml:space="preserve"> A. Why have birds got multiple sexual ornaments? </w:t>
      </w:r>
      <w:proofErr w:type="spellStart"/>
      <w:r w:rsidRPr="00CF2EA4">
        <w:rPr>
          <w:rFonts w:ascii="Times New Roman" w:hAnsi="Times New Roman" w:cs="Times New Roman"/>
          <w:lang w:val="en-US"/>
          <w:rPrChange w:id="646" w:author="Diego Fabian Beltran Segura" w:date="2022-08-26T11:48:00Z">
            <w:rPr>
              <w:lang w:val="en-US"/>
            </w:rPr>
          </w:rPrChange>
        </w:rPr>
        <w:t>Behav</w:t>
      </w:r>
      <w:proofErr w:type="spellEnd"/>
      <w:r w:rsidRPr="00CF2EA4">
        <w:rPr>
          <w:rFonts w:ascii="Times New Roman" w:hAnsi="Times New Roman" w:cs="Times New Roman"/>
          <w:lang w:val="en-US"/>
          <w:rPrChange w:id="647" w:author="Diego Fabian Beltran Segura" w:date="2022-08-26T11:48:00Z">
            <w:rPr>
              <w:lang w:val="en-US"/>
            </w:rPr>
          </w:rPrChange>
        </w:rPr>
        <w:t xml:space="preserve"> </w:t>
      </w:r>
      <w:proofErr w:type="spellStart"/>
      <w:r w:rsidRPr="00CF2EA4">
        <w:rPr>
          <w:rFonts w:ascii="Times New Roman" w:hAnsi="Times New Roman" w:cs="Times New Roman"/>
          <w:lang w:val="en-US"/>
          <w:rPrChange w:id="648" w:author="Diego Fabian Beltran Segura" w:date="2022-08-26T11:48:00Z">
            <w:rPr>
              <w:lang w:val="en-US"/>
            </w:rPr>
          </w:rPrChange>
        </w:rPr>
        <w:t>Ecol</w:t>
      </w:r>
      <w:proofErr w:type="spellEnd"/>
      <w:r w:rsidRPr="00CF2EA4">
        <w:rPr>
          <w:rFonts w:ascii="Times New Roman" w:hAnsi="Times New Roman" w:cs="Times New Roman"/>
          <w:lang w:val="en-US"/>
          <w:rPrChange w:id="649" w:author="Diego Fabian Beltran Segura" w:date="2022-08-26T11:48:00Z">
            <w:rPr>
              <w:lang w:val="en-US"/>
            </w:rPr>
          </w:rPrChange>
        </w:rPr>
        <w:t xml:space="preserve"> </w:t>
      </w:r>
      <w:proofErr w:type="spellStart"/>
      <w:r w:rsidRPr="00CF2EA4">
        <w:rPr>
          <w:rFonts w:ascii="Times New Roman" w:hAnsi="Times New Roman" w:cs="Times New Roman"/>
          <w:lang w:val="en-US"/>
          <w:rPrChange w:id="650" w:author="Diego Fabian Beltran Segura" w:date="2022-08-26T11:48:00Z">
            <w:rPr>
              <w:lang w:val="en-US"/>
            </w:rPr>
          </w:rPrChange>
        </w:rPr>
        <w:t>Sociobiol</w:t>
      </w:r>
      <w:proofErr w:type="spellEnd"/>
      <w:r w:rsidRPr="00CF2EA4">
        <w:rPr>
          <w:rFonts w:ascii="Times New Roman" w:hAnsi="Times New Roman" w:cs="Times New Roman"/>
          <w:lang w:val="en-US"/>
          <w:rPrChange w:id="651" w:author="Diego Fabian Beltran Segura" w:date="2022-08-26T11:48:00Z">
            <w:rPr>
              <w:lang w:val="en-US"/>
            </w:rPr>
          </w:rPrChange>
        </w:rPr>
        <w:t xml:space="preserve">. 1993 Mar 1;32(3):167–76. </w:t>
      </w:r>
    </w:p>
    <w:p w14:paraId="70C57D9C" w14:textId="77777777" w:rsidR="00454D50" w:rsidRPr="00CF2EA4" w:rsidRDefault="00454D50" w:rsidP="00454D50">
      <w:pPr>
        <w:pStyle w:val="Bibliography"/>
        <w:rPr>
          <w:rFonts w:ascii="Times New Roman" w:hAnsi="Times New Roman" w:cs="Times New Roman"/>
          <w:lang w:val="en-US"/>
          <w:rPrChange w:id="652" w:author="Diego Fabian Beltran Segura" w:date="2022-08-26T11:48:00Z">
            <w:rPr>
              <w:lang w:val="en-US"/>
            </w:rPr>
          </w:rPrChange>
        </w:rPr>
      </w:pPr>
      <w:r w:rsidRPr="00CF2EA4">
        <w:rPr>
          <w:rFonts w:ascii="Times New Roman" w:hAnsi="Times New Roman" w:cs="Times New Roman"/>
          <w:lang w:val="en-US"/>
          <w:rPrChange w:id="653" w:author="Diego Fabian Beltran Segura" w:date="2022-08-26T11:48:00Z">
            <w:rPr>
              <w:lang w:val="en-US"/>
            </w:rPr>
          </w:rPrChange>
        </w:rPr>
        <w:lastRenderedPageBreak/>
        <w:t>40.</w:t>
      </w:r>
      <w:r w:rsidRPr="00CF2EA4">
        <w:rPr>
          <w:rFonts w:ascii="Times New Roman" w:hAnsi="Times New Roman" w:cs="Times New Roman"/>
          <w:lang w:val="en-US"/>
          <w:rPrChange w:id="654" w:author="Diego Fabian Beltran Segura" w:date="2022-08-26T11:48:00Z">
            <w:rPr>
              <w:lang w:val="en-US"/>
            </w:rPr>
          </w:rPrChange>
        </w:rPr>
        <w:tab/>
        <w:t xml:space="preserve">McGuire JA, Witt CC, Remsen JV, </w:t>
      </w:r>
      <w:proofErr w:type="spellStart"/>
      <w:r w:rsidRPr="00CF2EA4">
        <w:rPr>
          <w:rFonts w:ascii="Times New Roman" w:hAnsi="Times New Roman" w:cs="Times New Roman"/>
          <w:lang w:val="en-US"/>
          <w:rPrChange w:id="655" w:author="Diego Fabian Beltran Segura" w:date="2022-08-26T11:48:00Z">
            <w:rPr>
              <w:lang w:val="en-US"/>
            </w:rPr>
          </w:rPrChange>
        </w:rPr>
        <w:t>Corl</w:t>
      </w:r>
      <w:proofErr w:type="spellEnd"/>
      <w:r w:rsidRPr="00CF2EA4">
        <w:rPr>
          <w:rFonts w:ascii="Times New Roman" w:hAnsi="Times New Roman" w:cs="Times New Roman"/>
          <w:lang w:val="en-US"/>
          <w:rPrChange w:id="656" w:author="Diego Fabian Beltran Segura" w:date="2022-08-26T11:48:00Z">
            <w:rPr>
              <w:lang w:val="en-US"/>
            </w:rPr>
          </w:rPrChange>
        </w:rPr>
        <w:t xml:space="preserve"> A, </w:t>
      </w:r>
      <w:proofErr w:type="spellStart"/>
      <w:r w:rsidRPr="00CF2EA4">
        <w:rPr>
          <w:rFonts w:ascii="Times New Roman" w:hAnsi="Times New Roman" w:cs="Times New Roman"/>
          <w:lang w:val="en-US"/>
          <w:rPrChange w:id="657" w:author="Diego Fabian Beltran Segura" w:date="2022-08-26T11:48:00Z">
            <w:rPr>
              <w:lang w:val="en-US"/>
            </w:rPr>
          </w:rPrChange>
        </w:rPr>
        <w:t>Rabosky</w:t>
      </w:r>
      <w:proofErr w:type="spellEnd"/>
      <w:r w:rsidRPr="00CF2EA4">
        <w:rPr>
          <w:rFonts w:ascii="Times New Roman" w:hAnsi="Times New Roman" w:cs="Times New Roman"/>
          <w:lang w:val="en-US"/>
          <w:rPrChange w:id="658" w:author="Diego Fabian Beltran Segura" w:date="2022-08-26T11:48:00Z">
            <w:rPr>
              <w:lang w:val="en-US"/>
            </w:rPr>
          </w:rPrChange>
        </w:rPr>
        <w:t xml:space="preserve"> DL, </w:t>
      </w:r>
      <w:proofErr w:type="spellStart"/>
      <w:r w:rsidRPr="00CF2EA4">
        <w:rPr>
          <w:rFonts w:ascii="Times New Roman" w:hAnsi="Times New Roman" w:cs="Times New Roman"/>
          <w:lang w:val="en-US"/>
          <w:rPrChange w:id="659" w:author="Diego Fabian Beltran Segura" w:date="2022-08-26T11:48:00Z">
            <w:rPr>
              <w:lang w:val="en-US"/>
            </w:rPr>
          </w:rPrChange>
        </w:rPr>
        <w:t>Altshuler</w:t>
      </w:r>
      <w:proofErr w:type="spellEnd"/>
      <w:r w:rsidRPr="00CF2EA4">
        <w:rPr>
          <w:rFonts w:ascii="Times New Roman" w:hAnsi="Times New Roman" w:cs="Times New Roman"/>
          <w:lang w:val="en-US"/>
          <w:rPrChange w:id="660" w:author="Diego Fabian Beltran Segura" w:date="2022-08-26T11:48:00Z">
            <w:rPr>
              <w:lang w:val="en-US"/>
            </w:rPr>
          </w:rPrChange>
        </w:rPr>
        <w:t xml:space="preserve"> DL, et al. Molecular Phylogenetics and the Diversification of Hummingbirds. Current Biology. 2014 Apr;24(8):910–6. </w:t>
      </w:r>
    </w:p>
    <w:p w14:paraId="6370C8E6" w14:textId="77777777" w:rsidR="00454D50" w:rsidRPr="00CF2EA4" w:rsidRDefault="00454D50" w:rsidP="00454D50">
      <w:pPr>
        <w:pStyle w:val="Bibliography"/>
        <w:rPr>
          <w:rFonts w:ascii="Times New Roman" w:hAnsi="Times New Roman" w:cs="Times New Roman"/>
          <w:lang w:val="en-US"/>
          <w:rPrChange w:id="661" w:author="Diego Fabian Beltran Segura" w:date="2022-08-26T11:48:00Z">
            <w:rPr>
              <w:lang w:val="en-US"/>
            </w:rPr>
          </w:rPrChange>
        </w:rPr>
      </w:pPr>
      <w:r w:rsidRPr="00CF2EA4">
        <w:rPr>
          <w:rFonts w:ascii="Times New Roman" w:hAnsi="Times New Roman" w:cs="Times New Roman"/>
          <w:lang w:val="en-US"/>
          <w:rPrChange w:id="662" w:author="Diego Fabian Beltran Segura" w:date="2022-08-26T11:48:00Z">
            <w:rPr>
              <w:lang w:val="en-US"/>
            </w:rPr>
          </w:rPrChange>
        </w:rPr>
        <w:t>41.</w:t>
      </w:r>
      <w:r w:rsidRPr="00CF2EA4">
        <w:rPr>
          <w:rFonts w:ascii="Times New Roman" w:hAnsi="Times New Roman" w:cs="Times New Roman"/>
          <w:lang w:val="en-US"/>
          <w:rPrChange w:id="663" w:author="Diego Fabian Beltran Segura" w:date="2022-08-26T11:48:00Z">
            <w:rPr>
              <w:lang w:val="en-US"/>
            </w:rPr>
          </w:rPrChange>
        </w:rPr>
        <w:tab/>
        <w:t xml:space="preserve">Stiles FG. </w:t>
      </w:r>
      <w:proofErr w:type="spellStart"/>
      <w:r w:rsidRPr="00CF2EA4">
        <w:rPr>
          <w:rFonts w:ascii="Times New Roman" w:hAnsi="Times New Roman" w:cs="Times New Roman"/>
          <w:lang w:val="en-US"/>
          <w:rPrChange w:id="664" w:author="Diego Fabian Beltran Segura" w:date="2022-08-26T11:48:00Z">
            <w:rPr>
              <w:lang w:val="en-US"/>
            </w:rPr>
          </w:rPrChange>
        </w:rPr>
        <w:t>Ecomorphology</w:t>
      </w:r>
      <w:proofErr w:type="spellEnd"/>
      <w:r w:rsidRPr="00CF2EA4">
        <w:rPr>
          <w:rFonts w:ascii="Times New Roman" w:hAnsi="Times New Roman" w:cs="Times New Roman"/>
          <w:lang w:val="en-US"/>
          <w:rPrChange w:id="665" w:author="Diego Fabian Beltran Segura" w:date="2022-08-26T11:48:00Z">
            <w:rPr>
              <w:lang w:val="en-US"/>
            </w:rPr>
          </w:rPrChange>
        </w:rPr>
        <w:t xml:space="preserve"> and phylogeny of hummingbirds: divergence and convergence in adaptations to high elevations. </w:t>
      </w:r>
      <w:proofErr w:type="spellStart"/>
      <w:r w:rsidRPr="00CF2EA4">
        <w:rPr>
          <w:rFonts w:ascii="Times New Roman" w:hAnsi="Times New Roman" w:cs="Times New Roman"/>
          <w:lang w:val="en-US"/>
          <w:rPrChange w:id="666" w:author="Diego Fabian Beltran Segura" w:date="2022-08-26T11:48:00Z">
            <w:rPr>
              <w:lang w:val="en-US"/>
            </w:rPr>
          </w:rPrChange>
        </w:rPr>
        <w:t>Ornitología</w:t>
      </w:r>
      <w:proofErr w:type="spellEnd"/>
      <w:r w:rsidRPr="00CF2EA4">
        <w:rPr>
          <w:rFonts w:ascii="Times New Roman" w:hAnsi="Times New Roman" w:cs="Times New Roman"/>
          <w:lang w:val="en-US"/>
          <w:rPrChange w:id="667" w:author="Diego Fabian Beltran Segura" w:date="2022-08-26T11:48:00Z">
            <w:rPr>
              <w:lang w:val="en-US"/>
            </w:rPr>
          </w:rPrChange>
        </w:rPr>
        <w:t xml:space="preserve"> Neotropical. </w:t>
      </w:r>
      <w:proofErr w:type="gramStart"/>
      <w:r w:rsidRPr="00CF2EA4">
        <w:rPr>
          <w:rFonts w:ascii="Times New Roman" w:hAnsi="Times New Roman" w:cs="Times New Roman"/>
          <w:lang w:val="en-US"/>
          <w:rPrChange w:id="668" w:author="Diego Fabian Beltran Segura" w:date="2022-08-26T11:48:00Z">
            <w:rPr>
              <w:lang w:val="en-US"/>
            </w:rPr>
          </w:rPrChange>
        </w:rPr>
        <w:t>2008;19:511</w:t>
      </w:r>
      <w:proofErr w:type="gramEnd"/>
      <w:r w:rsidRPr="00CF2EA4">
        <w:rPr>
          <w:rFonts w:ascii="Times New Roman" w:hAnsi="Times New Roman" w:cs="Times New Roman"/>
          <w:lang w:val="en-US"/>
          <w:rPrChange w:id="669" w:author="Diego Fabian Beltran Segura" w:date="2022-08-26T11:48:00Z">
            <w:rPr>
              <w:lang w:val="en-US"/>
            </w:rPr>
          </w:rPrChange>
        </w:rPr>
        <w:t xml:space="preserve">–9. </w:t>
      </w:r>
    </w:p>
    <w:p w14:paraId="78D809E0" w14:textId="77777777" w:rsidR="00454D50" w:rsidRPr="00CF2EA4" w:rsidRDefault="00454D50" w:rsidP="00454D50">
      <w:pPr>
        <w:pStyle w:val="Bibliography"/>
        <w:rPr>
          <w:rFonts w:ascii="Times New Roman" w:hAnsi="Times New Roman" w:cs="Times New Roman"/>
          <w:lang w:val="en-US"/>
          <w:rPrChange w:id="670" w:author="Diego Fabian Beltran Segura" w:date="2022-08-26T11:48:00Z">
            <w:rPr>
              <w:lang w:val="en-US"/>
            </w:rPr>
          </w:rPrChange>
        </w:rPr>
      </w:pPr>
      <w:r w:rsidRPr="00CF2EA4">
        <w:rPr>
          <w:rFonts w:ascii="Times New Roman" w:hAnsi="Times New Roman" w:cs="Times New Roman"/>
          <w:lang w:val="en-US"/>
          <w:rPrChange w:id="671" w:author="Diego Fabian Beltran Segura" w:date="2022-08-26T11:48:00Z">
            <w:rPr>
              <w:lang w:val="en-US"/>
            </w:rPr>
          </w:rPrChange>
        </w:rPr>
        <w:t>42.</w:t>
      </w:r>
      <w:r w:rsidRPr="00CF2EA4">
        <w:rPr>
          <w:rFonts w:ascii="Times New Roman" w:hAnsi="Times New Roman" w:cs="Times New Roman"/>
          <w:lang w:val="en-US"/>
          <w:rPrChange w:id="672" w:author="Diego Fabian Beltran Segura" w:date="2022-08-26T11:48:00Z">
            <w:rPr>
              <w:lang w:val="en-US"/>
            </w:rPr>
          </w:rPrChange>
        </w:rPr>
        <w:tab/>
        <w:t xml:space="preserve">Clark CJ, Rankin D. Subtle, pervasive genetic correlation between the sexes in the evolution of dimorphic hummingbird tail ornaments*. Evolution. 2020 Mar;74(3):528–43. </w:t>
      </w:r>
    </w:p>
    <w:p w14:paraId="12FFCCEA" w14:textId="77777777" w:rsidR="00454D50" w:rsidRPr="00CF2EA4" w:rsidRDefault="00454D50" w:rsidP="00454D50">
      <w:pPr>
        <w:pStyle w:val="Bibliography"/>
        <w:rPr>
          <w:rFonts w:ascii="Times New Roman" w:hAnsi="Times New Roman" w:cs="Times New Roman"/>
          <w:lang w:val="en-US"/>
          <w:rPrChange w:id="673" w:author="Diego Fabian Beltran Segura" w:date="2022-08-26T11:48:00Z">
            <w:rPr>
              <w:lang w:val="en-US"/>
            </w:rPr>
          </w:rPrChange>
        </w:rPr>
      </w:pPr>
      <w:r w:rsidRPr="00CF2EA4">
        <w:rPr>
          <w:rFonts w:ascii="Times New Roman" w:hAnsi="Times New Roman" w:cs="Times New Roman"/>
          <w:lang w:val="en-US"/>
          <w:rPrChange w:id="674" w:author="Diego Fabian Beltran Segura" w:date="2022-08-26T11:48:00Z">
            <w:rPr>
              <w:lang w:val="en-US"/>
            </w:rPr>
          </w:rPrChange>
        </w:rPr>
        <w:t>43.</w:t>
      </w:r>
      <w:r w:rsidRPr="00CF2EA4">
        <w:rPr>
          <w:rFonts w:ascii="Times New Roman" w:hAnsi="Times New Roman" w:cs="Times New Roman"/>
          <w:lang w:val="en-US"/>
          <w:rPrChange w:id="675" w:author="Diego Fabian Beltran Segura" w:date="2022-08-26T11:48:00Z">
            <w:rPr>
              <w:lang w:val="en-US"/>
            </w:rPr>
          </w:rPrChange>
        </w:rPr>
        <w:tab/>
        <w:t xml:space="preserve">Parra JL. Color evolution in the hummingbird genus </w:t>
      </w:r>
      <w:proofErr w:type="spellStart"/>
      <w:r w:rsidRPr="00CF2EA4">
        <w:rPr>
          <w:rFonts w:ascii="Times New Roman" w:hAnsi="Times New Roman" w:cs="Times New Roman"/>
          <w:i/>
          <w:iCs/>
          <w:lang w:val="en-US"/>
          <w:rPrChange w:id="676" w:author="Diego Fabian Beltran Segura" w:date="2022-08-26T11:48:00Z">
            <w:rPr>
              <w:i/>
              <w:iCs/>
              <w:lang w:val="en-US"/>
            </w:rPr>
          </w:rPrChange>
        </w:rPr>
        <w:t>Coeligena</w:t>
      </w:r>
      <w:proofErr w:type="spellEnd"/>
      <w:r w:rsidRPr="00CF2EA4">
        <w:rPr>
          <w:rFonts w:ascii="Times New Roman" w:hAnsi="Times New Roman" w:cs="Times New Roman"/>
          <w:lang w:val="en-US"/>
          <w:rPrChange w:id="677" w:author="Diego Fabian Beltran Segura" w:date="2022-08-26T11:48:00Z">
            <w:rPr>
              <w:lang w:val="en-US"/>
            </w:rPr>
          </w:rPrChange>
        </w:rPr>
        <w:t xml:space="preserve">. Evolution. 2010 Feb;64(2):324–35. </w:t>
      </w:r>
    </w:p>
    <w:p w14:paraId="7A64EE44" w14:textId="77777777" w:rsidR="00454D50" w:rsidRPr="00CF2EA4" w:rsidRDefault="00454D50" w:rsidP="00454D50">
      <w:pPr>
        <w:pStyle w:val="Bibliography"/>
        <w:rPr>
          <w:rFonts w:ascii="Times New Roman" w:hAnsi="Times New Roman" w:cs="Times New Roman"/>
          <w:lang w:val="en-US"/>
          <w:rPrChange w:id="678" w:author="Diego Fabian Beltran Segura" w:date="2022-08-26T11:48:00Z">
            <w:rPr>
              <w:lang w:val="en-US"/>
            </w:rPr>
          </w:rPrChange>
        </w:rPr>
      </w:pPr>
      <w:r w:rsidRPr="00CF2EA4">
        <w:rPr>
          <w:rFonts w:ascii="Times New Roman" w:hAnsi="Times New Roman" w:cs="Times New Roman"/>
          <w:lang w:val="en-US"/>
          <w:rPrChange w:id="679" w:author="Diego Fabian Beltran Segura" w:date="2022-08-26T11:48:00Z">
            <w:rPr>
              <w:lang w:val="en-US"/>
            </w:rPr>
          </w:rPrChange>
        </w:rPr>
        <w:t>44.</w:t>
      </w:r>
      <w:r w:rsidRPr="00CF2EA4">
        <w:rPr>
          <w:rFonts w:ascii="Times New Roman" w:hAnsi="Times New Roman" w:cs="Times New Roman"/>
          <w:lang w:val="en-US"/>
          <w:rPrChange w:id="680" w:author="Diego Fabian Beltran Segura" w:date="2022-08-26T11:48:00Z">
            <w:rPr>
              <w:lang w:val="en-US"/>
            </w:rPr>
          </w:rPrChange>
        </w:rPr>
        <w:tab/>
        <w:t xml:space="preserve">Eliason CM, Maia R, Parra JL, </w:t>
      </w:r>
      <w:proofErr w:type="spellStart"/>
      <w:r w:rsidRPr="00CF2EA4">
        <w:rPr>
          <w:rFonts w:ascii="Times New Roman" w:hAnsi="Times New Roman" w:cs="Times New Roman"/>
          <w:lang w:val="en-US"/>
          <w:rPrChange w:id="681" w:author="Diego Fabian Beltran Segura" w:date="2022-08-26T11:48:00Z">
            <w:rPr>
              <w:lang w:val="en-US"/>
            </w:rPr>
          </w:rPrChange>
        </w:rPr>
        <w:t>Shawkey</w:t>
      </w:r>
      <w:proofErr w:type="spellEnd"/>
      <w:r w:rsidRPr="00CF2EA4">
        <w:rPr>
          <w:rFonts w:ascii="Times New Roman" w:hAnsi="Times New Roman" w:cs="Times New Roman"/>
          <w:lang w:val="en-US"/>
          <w:rPrChange w:id="682" w:author="Diego Fabian Beltran Segura" w:date="2022-08-26T11:48:00Z">
            <w:rPr>
              <w:lang w:val="en-US"/>
            </w:rPr>
          </w:rPrChange>
        </w:rPr>
        <w:t xml:space="preserve"> MD. Signal evolution and morphological complexity in hummingbirds (Aves: </w:t>
      </w:r>
      <w:proofErr w:type="gramStart"/>
      <w:r w:rsidRPr="00CF2EA4">
        <w:rPr>
          <w:rFonts w:ascii="Times New Roman" w:hAnsi="Times New Roman" w:cs="Times New Roman"/>
          <w:i/>
          <w:iCs/>
          <w:lang w:val="en-US"/>
          <w:rPrChange w:id="683" w:author="Diego Fabian Beltran Segura" w:date="2022-08-26T11:48:00Z">
            <w:rPr>
              <w:i/>
              <w:iCs/>
              <w:lang w:val="en-US"/>
            </w:rPr>
          </w:rPrChange>
        </w:rPr>
        <w:t>Trochilidae</w:t>
      </w:r>
      <w:r w:rsidRPr="00CF2EA4">
        <w:rPr>
          <w:rFonts w:ascii="Times New Roman" w:hAnsi="Times New Roman" w:cs="Times New Roman"/>
          <w:lang w:val="en-US"/>
          <w:rPrChange w:id="684" w:author="Diego Fabian Beltran Segura" w:date="2022-08-26T11:48:00Z">
            <w:rPr>
              <w:lang w:val="en-US"/>
            </w:rPr>
          </w:rPrChange>
        </w:rPr>
        <w:t xml:space="preserve"> )</w:t>
      </w:r>
      <w:proofErr w:type="gramEnd"/>
      <w:r w:rsidRPr="00CF2EA4">
        <w:rPr>
          <w:rFonts w:ascii="Times New Roman" w:hAnsi="Times New Roman" w:cs="Times New Roman"/>
          <w:lang w:val="en-US"/>
          <w:rPrChange w:id="685" w:author="Diego Fabian Beltran Segura" w:date="2022-08-26T11:48:00Z">
            <w:rPr>
              <w:lang w:val="en-US"/>
            </w:rPr>
          </w:rPrChange>
        </w:rPr>
        <w:t xml:space="preserve">. Evolution. 2020 Feb;74(2):447–58. </w:t>
      </w:r>
    </w:p>
    <w:p w14:paraId="0D15AEED" w14:textId="77777777" w:rsidR="00454D50" w:rsidRPr="00CF2EA4" w:rsidRDefault="00454D50" w:rsidP="00454D50">
      <w:pPr>
        <w:pStyle w:val="Bibliography"/>
        <w:rPr>
          <w:rFonts w:ascii="Times New Roman" w:hAnsi="Times New Roman" w:cs="Times New Roman"/>
          <w:lang w:val="en-US"/>
          <w:rPrChange w:id="686" w:author="Diego Fabian Beltran Segura" w:date="2022-08-26T11:48:00Z">
            <w:rPr>
              <w:lang w:val="en-US"/>
            </w:rPr>
          </w:rPrChange>
        </w:rPr>
      </w:pPr>
      <w:r w:rsidRPr="00CF2EA4">
        <w:rPr>
          <w:rFonts w:ascii="Times New Roman" w:hAnsi="Times New Roman" w:cs="Times New Roman"/>
          <w:lang w:val="en-US"/>
          <w:rPrChange w:id="687" w:author="Diego Fabian Beltran Segura" w:date="2022-08-26T11:48:00Z">
            <w:rPr>
              <w:lang w:val="en-US"/>
            </w:rPr>
          </w:rPrChange>
        </w:rPr>
        <w:t>45.</w:t>
      </w:r>
      <w:r w:rsidRPr="00CF2EA4">
        <w:rPr>
          <w:rFonts w:ascii="Times New Roman" w:hAnsi="Times New Roman" w:cs="Times New Roman"/>
          <w:lang w:val="en-US"/>
          <w:rPrChange w:id="688" w:author="Diego Fabian Beltran Segura" w:date="2022-08-26T11:48:00Z">
            <w:rPr>
              <w:lang w:val="en-US"/>
            </w:rPr>
          </w:rPrChange>
        </w:rPr>
        <w:tab/>
        <w:t xml:space="preserve">Beltrán DF, Shultz AJ, Parra JL. Speciation rates are positively correlated with the rate of plumage color evolution in hummingbirds. Evolution. 2021 Jul;75(7):1665–80. </w:t>
      </w:r>
    </w:p>
    <w:p w14:paraId="13E47645" w14:textId="77777777" w:rsidR="00454D50" w:rsidRPr="00CF2EA4" w:rsidRDefault="00454D50" w:rsidP="00454D50">
      <w:pPr>
        <w:pStyle w:val="Bibliography"/>
        <w:rPr>
          <w:rFonts w:ascii="Times New Roman" w:hAnsi="Times New Roman" w:cs="Times New Roman"/>
          <w:lang w:val="en-US"/>
          <w:rPrChange w:id="689" w:author="Diego Fabian Beltran Segura" w:date="2022-08-26T11:48:00Z">
            <w:rPr>
              <w:lang w:val="en-US"/>
            </w:rPr>
          </w:rPrChange>
        </w:rPr>
      </w:pPr>
      <w:r w:rsidRPr="00CF2EA4">
        <w:rPr>
          <w:rFonts w:ascii="Times New Roman" w:hAnsi="Times New Roman" w:cs="Times New Roman"/>
          <w:lang w:val="en-US"/>
          <w:rPrChange w:id="690" w:author="Diego Fabian Beltran Segura" w:date="2022-08-26T11:48:00Z">
            <w:rPr>
              <w:lang w:val="en-US"/>
            </w:rPr>
          </w:rPrChange>
        </w:rPr>
        <w:t>46.</w:t>
      </w:r>
      <w:r w:rsidRPr="00CF2EA4">
        <w:rPr>
          <w:rFonts w:ascii="Times New Roman" w:hAnsi="Times New Roman" w:cs="Times New Roman"/>
          <w:lang w:val="en-US"/>
          <w:rPrChange w:id="691" w:author="Diego Fabian Beltran Segura" w:date="2022-08-26T11:48:00Z">
            <w:rPr>
              <w:lang w:val="en-US"/>
            </w:rPr>
          </w:rPrChange>
        </w:rPr>
        <w:tab/>
        <w:t xml:space="preserve">Venable GX, </w:t>
      </w:r>
      <w:proofErr w:type="spellStart"/>
      <w:r w:rsidRPr="00CF2EA4">
        <w:rPr>
          <w:rFonts w:ascii="Times New Roman" w:hAnsi="Times New Roman" w:cs="Times New Roman"/>
          <w:lang w:val="en-US"/>
          <w:rPrChange w:id="692" w:author="Diego Fabian Beltran Segura" w:date="2022-08-26T11:48:00Z">
            <w:rPr>
              <w:lang w:val="en-US"/>
            </w:rPr>
          </w:rPrChange>
        </w:rPr>
        <w:t>Gahm</w:t>
      </w:r>
      <w:proofErr w:type="spellEnd"/>
      <w:r w:rsidRPr="00CF2EA4">
        <w:rPr>
          <w:rFonts w:ascii="Times New Roman" w:hAnsi="Times New Roman" w:cs="Times New Roman"/>
          <w:lang w:val="en-US"/>
          <w:rPrChange w:id="693" w:author="Diego Fabian Beltran Segura" w:date="2022-08-26T11:48:00Z">
            <w:rPr>
              <w:lang w:val="en-US"/>
            </w:rPr>
          </w:rPrChange>
        </w:rPr>
        <w:t xml:space="preserve"> K, </w:t>
      </w:r>
      <w:proofErr w:type="spellStart"/>
      <w:r w:rsidRPr="00CF2EA4">
        <w:rPr>
          <w:rFonts w:ascii="Times New Roman" w:hAnsi="Times New Roman" w:cs="Times New Roman"/>
          <w:lang w:val="en-US"/>
          <w:rPrChange w:id="694" w:author="Diego Fabian Beltran Segura" w:date="2022-08-26T11:48:00Z">
            <w:rPr>
              <w:lang w:val="en-US"/>
            </w:rPr>
          </w:rPrChange>
        </w:rPr>
        <w:t>Prum</w:t>
      </w:r>
      <w:proofErr w:type="spellEnd"/>
      <w:r w:rsidRPr="00CF2EA4">
        <w:rPr>
          <w:rFonts w:ascii="Times New Roman" w:hAnsi="Times New Roman" w:cs="Times New Roman"/>
          <w:lang w:val="en-US"/>
          <w:rPrChange w:id="695" w:author="Diego Fabian Beltran Segura" w:date="2022-08-26T11:48:00Z">
            <w:rPr>
              <w:lang w:val="en-US"/>
            </w:rPr>
          </w:rPrChange>
        </w:rPr>
        <w:t xml:space="preserve"> RO. Hummingbird plumage color diversity exceeds the known gamut of all other birds. Communications Biology. </w:t>
      </w:r>
      <w:proofErr w:type="gramStart"/>
      <w:r w:rsidRPr="00CF2EA4">
        <w:rPr>
          <w:rFonts w:ascii="Times New Roman" w:hAnsi="Times New Roman" w:cs="Times New Roman"/>
          <w:lang w:val="en-US"/>
          <w:rPrChange w:id="696" w:author="Diego Fabian Beltran Segura" w:date="2022-08-26T11:48:00Z">
            <w:rPr>
              <w:lang w:val="en-US"/>
            </w:rPr>
          </w:rPrChange>
        </w:rPr>
        <w:t>2022;5:576</w:t>
      </w:r>
      <w:proofErr w:type="gramEnd"/>
      <w:r w:rsidRPr="00CF2EA4">
        <w:rPr>
          <w:rFonts w:ascii="Times New Roman" w:hAnsi="Times New Roman" w:cs="Times New Roman"/>
          <w:lang w:val="en-US"/>
          <w:rPrChange w:id="697" w:author="Diego Fabian Beltran Segura" w:date="2022-08-26T11:48:00Z">
            <w:rPr>
              <w:lang w:val="en-US"/>
            </w:rPr>
          </w:rPrChange>
        </w:rPr>
        <w:t xml:space="preserve">. </w:t>
      </w:r>
    </w:p>
    <w:p w14:paraId="3E99E313" w14:textId="77777777" w:rsidR="00454D50" w:rsidRPr="00CF2EA4" w:rsidRDefault="00454D50" w:rsidP="00454D50">
      <w:pPr>
        <w:pStyle w:val="Bibliography"/>
        <w:rPr>
          <w:rFonts w:ascii="Times New Roman" w:hAnsi="Times New Roman" w:cs="Times New Roman"/>
          <w:lang w:val="en-US"/>
          <w:rPrChange w:id="698" w:author="Diego Fabian Beltran Segura" w:date="2022-08-26T11:48:00Z">
            <w:rPr>
              <w:lang w:val="en-US"/>
            </w:rPr>
          </w:rPrChange>
        </w:rPr>
      </w:pPr>
      <w:r w:rsidRPr="00CF2EA4">
        <w:rPr>
          <w:rFonts w:ascii="Times New Roman" w:hAnsi="Times New Roman" w:cs="Times New Roman"/>
          <w:lang w:val="en-US"/>
          <w:rPrChange w:id="699" w:author="Diego Fabian Beltran Segura" w:date="2022-08-26T11:48:00Z">
            <w:rPr>
              <w:lang w:val="en-US"/>
            </w:rPr>
          </w:rPrChange>
        </w:rPr>
        <w:t>47.</w:t>
      </w:r>
      <w:r w:rsidRPr="00CF2EA4">
        <w:rPr>
          <w:rFonts w:ascii="Times New Roman" w:hAnsi="Times New Roman" w:cs="Times New Roman"/>
          <w:lang w:val="en-US"/>
          <w:rPrChange w:id="700" w:author="Diego Fabian Beltran Segura" w:date="2022-08-26T11:48:00Z">
            <w:rPr>
              <w:lang w:val="en-US"/>
            </w:rPr>
          </w:rPrChange>
        </w:rPr>
        <w:tab/>
      </w:r>
      <w:proofErr w:type="spellStart"/>
      <w:r w:rsidRPr="00CF2EA4">
        <w:rPr>
          <w:rFonts w:ascii="Times New Roman" w:hAnsi="Times New Roman" w:cs="Times New Roman"/>
          <w:lang w:val="en-US"/>
          <w:rPrChange w:id="701" w:author="Diego Fabian Beltran Segura" w:date="2022-08-26T11:48:00Z">
            <w:rPr>
              <w:lang w:val="en-US"/>
            </w:rPr>
          </w:rPrChange>
        </w:rPr>
        <w:t>Ficken</w:t>
      </w:r>
      <w:proofErr w:type="spellEnd"/>
      <w:r w:rsidRPr="00CF2EA4">
        <w:rPr>
          <w:rFonts w:ascii="Times New Roman" w:hAnsi="Times New Roman" w:cs="Times New Roman"/>
          <w:lang w:val="en-US"/>
          <w:rPrChange w:id="702" w:author="Diego Fabian Beltran Segura" w:date="2022-08-26T11:48:00Z">
            <w:rPr>
              <w:lang w:val="en-US"/>
            </w:rPr>
          </w:rPrChange>
        </w:rPr>
        <w:t xml:space="preserve"> MS, </w:t>
      </w:r>
      <w:proofErr w:type="spellStart"/>
      <w:r w:rsidRPr="00CF2EA4">
        <w:rPr>
          <w:rFonts w:ascii="Times New Roman" w:hAnsi="Times New Roman" w:cs="Times New Roman"/>
          <w:lang w:val="en-US"/>
          <w:rPrChange w:id="703" w:author="Diego Fabian Beltran Segura" w:date="2022-08-26T11:48:00Z">
            <w:rPr>
              <w:lang w:val="en-US"/>
            </w:rPr>
          </w:rPrChange>
        </w:rPr>
        <w:t>Rusch</w:t>
      </w:r>
      <w:proofErr w:type="spellEnd"/>
      <w:r w:rsidRPr="00CF2EA4">
        <w:rPr>
          <w:rFonts w:ascii="Times New Roman" w:hAnsi="Times New Roman" w:cs="Times New Roman"/>
          <w:lang w:val="en-US"/>
          <w:rPrChange w:id="704" w:author="Diego Fabian Beltran Segura" w:date="2022-08-26T11:48:00Z">
            <w:rPr>
              <w:lang w:val="en-US"/>
            </w:rPr>
          </w:rPrChange>
        </w:rPr>
        <w:t xml:space="preserve"> KM, Taylor SJ, Powers DR. BLUE-THROATED HUMMINGBIRD SONG: A PINNACLE OF NONOSCINE VOCALIZATIONS. The Auk. 2000;117(1):120–8. </w:t>
      </w:r>
    </w:p>
    <w:p w14:paraId="30A9179C" w14:textId="77777777" w:rsidR="00454D50" w:rsidRPr="00CF2EA4" w:rsidRDefault="00454D50" w:rsidP="00454D50">
      <w:pPr>
        <w:pStyle w:val="Bibliography"/>
        <w:rPr>
          <w:rFonts w:ascii="Times New Roman" w:hAnsi="Times New Roman" w:cs="Times New Roman"/>
          <w:lang w:val="en-US"/>
          <w:rPrChange w:id="705" w:author="Diego Fabian Beltran Segura" w:date="2022-08-26T11:48:00Z">
            <w:rPr>
              <w:lang w:val="en-US"/>
            </w:rPr>
          </w:rPrChange>
        </w:rPr>
      </w:pPr>
      <w:r w:rsidRPr="00CF2EA4">
        <w:rPr>
          <w:rFonts w:ascii="Times New Roman" w:hAnsi="Times New Roman" w:cs="Times New Roman"/>
          <w:lang w:val="en-US"/>
          <w:rPrChange w:id="706" w:author="Diego Fabian Beltran Segura" w:date="2022-08-26T11:48:00Z">
            <w:rPr>
              <w:lang w:val="en-US"/>
            </w:rPr>
          </w:rPrChange>
        </w:rPr>
        <w:t>48.</w:t>
      </w:r>
      <w:r w:rsidRPr="00CF2EA4">
        <w:rPr>
          <w:rFonts w:ascii="Times New Roman" w:hAnsi="Times New Roman" w:cs="Times New Roman"/>
          <w:lang w:val="en-US"/>
          <w:rPrChange w:id="707" w:author="Diego Fabian Beltran Segura" w:date="2022-08-26T11:48:00Z">
            <w:rPr>
              <w:lang w:val="en-US"/>
            </w:rPr>
          </w:rPrChange>
        </w:rPr>
        <w:tab/>
        <w:t xml:space="preserve">González C, Ornelas JF. Song Variation and Persistence of Song Neighborhoods in a Lekking Hummingbird. Condor. 2009 Nov;111(4):633–40. </w:t>
      </w:r>
    </w:p>
    <w:p w14:paraId="61FB8EFE" w14:textId="77777777" w:rsidR="00454D50" w:rsidRPr="00CF2EA4" w:rsidRDefault="00454D50" w:rsidP="00454D50">
      <w:pPr>
        <w:pStyle w:val="Bibliography"/>
        <w:rPr>
          <w:rFonts w:ascii="Times New Roman" w:hAnsi="Times New Roman" w:cs="Times New Roman"/>
          <w:lang w:val="en-US"/>
          <w:rPrChange w:id="708" w:author="Diego Fabian Beltran Segura" w:date="2022-08-26T11:48:00Z">
            <w:rPr>
              <w:lang w:val="en-US"/>
            </w:rPr>
          </w:rPrChange>
        </w:rPr>
      </w:pPr>
      <w:r w:rsidRPr="00CF2EA4">
        <w:rPr>
          <w:rFonts w:ascii="Times New Roman" w:hAnsi="Times New Roman" w:cs="Times New Roman"/>
          <w:lang w:val="en-US"/>
          <w:rPrChange w:id="709" w:author="Diego Fabian Beltran Segura" w:date="2022-08-26T11:48:00Z">
            <w:rPr>
              <w:lang w:val="en-US"/>
            </w:rPr>
          </w:rPrChange>
        </w:rPr>
        <w:t>49.</w:t>
      </w:r>
      <w:r w:rsidRPr="00CF2EA4">
        <w:rPr>
          <w:rFonts w:ascii="Times New Roman" w:hAnsi="Times New Roman" w:cs="Times New Roman"/>
          <w:lang w:val="en-US"/>
          <w:rPrChange w:id="710" w:author="Diego Fabian Beltran Segura" w:date="2022-08-26T11:48:00Z">
            <w:rPr>
              <w:lang w:val="en-US"/>
            </w:rPr>
          </w:rPrChange>
        </w:rPr>
        <w:tab/>
      </w:r>
      <w:proofErr w:type="spellStart"/>
      <w:r w:rsidRPr="00CF2EA4">
        <w:rPr>
          <w:rFonts w:ascii="Times New Roman" w:hAnsi="Times New Roman" w:cs="Times New Roman"/>
          <w:lang w:val="en-US"/>
          <w:rPrChange w:id="711" w:author="Diego Fabian Beltran Segura" w:date="2022-08-26T11:48:00Z">
            <w:rPr>
              <w:lang w:val="en-US"/>
            </w:rPr>
          </w:rPrChange>
        </w:rPr>
        <w:t>Altshuler</w:t>
      </w:r>
      <w:proofErr w:type="spellEnd"/>
      <w:r w:rsidRPr="00CF2EA4">
        <w:rPr>
          <w:rFonts w:ascii="Times New Roman" w:hAnsi="Times New Roman" w:cs="Times New Roman"/>
          <w:lang w:val="en-US"/>
          <w:rPrChange w:id="712" w:author="Diego Fabian Beltran Segura" w:date="2022-08-26T11:48:00Z">
            <w:rPr>
              <w:lang w:val="en-US"/>
            </w:rPr>
          </w:rPrChange>
        </w:rPr>
        <w:t xml:space="preserve"> DL. Kinematics of hovering hummingbird flight along simulated and natural elevational gradients. Journal of Experimental Biology. 2003 Sep 15;206(18):3139–47. </w:t>
      </w:r>
    </w:p>
    <w:p w14:paraId="0AA97F84" w14:textId="77777777" w:rsidR="00454D50" w:rsidRPr="00CF2EA4" w:rsidRDefault="00454D50" w:rsidP="00454D50">
      <w:pPr>
        <w:pStyle w:val="Bibliography"/>
        <w:rPr>
          <w:rFonts w:ascii="Times New Roman" w:hAnsi="Times New Roman" w:cs="Times New Roman"/>
          <w:lang w:val="en-US"/>
          <w:rPrChange w:id="713" w:author="Diego Fabian Beltran Segura" w:date="2022-08-26T11:48:00Z">
            <w:rPr>
              <w:lang w:val="en-US"/>
            </w:rPr>
          </w:rPrChange>
        </w:rPr>
      </w:pPr>
      <w:r w:rsidRPr="00CF2EA4">
        <w:rPr>
          <w:rFonts w:ascii="Times New Roman" w:hAnsi="Times New Roman" w:cs="Times New Roman"/>
          <w:lang w:val="en-US"/>
          <w:rPrChange w:id="714" w:author="Diego Fabian Beltran Segura" w:date="2022-08-26T11:48:00Z">
            <w:rPr>
              <w:lang w:val="en-US"/>
            </w:rPr>
          </w:rPrChange>
        </w:rPr>
        <w:t>50.</w:t>
      </w:r>
      <w:r w:rsidRPr="00CF2EA4">
        <w:rPr>
          <w:rFonts w:ascii="Times New Roman" w:hAnsi="Times New Roman" w:cs="Times New Roman"/>
          <w:lang w:val="en-US"/>
          <w:rPrChange w:id="715" w:author="Diego Fabian Beltran Segura" w:date="2022-08-26T11:48:00Z">
            <w:rPr>
              <w:lang w:val="en-US"/>
            </w:rPr>
          </w:rPrChange>
        </w:rPr>
        <w:tab/>
        <w:t xml:space="preserve">Boyle WA. Can variation in risk of nest predation explain altitudinal migration in tropical birds? </w:t>
      </w:r>
      <w:proofErr w:type="spellStart"/>
      <w:r w:rsidRPr="00CF2EA4">
        <w:rPr>
          <w:rFonts w:ascii="Times New Roman" w:hAnsi="Times New Roman" w:cs="Times New Roman"/>
          <w:lang w:val="en-US"/>
          <w:rPrChange w:id="716" w:author="Diego Fabian Beltran Segura" w:date="2022-08-26T11:48:00Z">
            <w:rPr>
              <w:lang w:val="en-US"/>
            </w:rPr>
          </w:rPrChange>
        </w:rPr>
        <w:t>Oecologia</w:t>
      </w:r>
      <w:proofErr w:type="spellEnd"/>
      <w:r w:rsidRPr="00CF2EA4">
        <w:rPr>
          <w:rFonts w:ascii="Times New Roman" w:hAnsi="Times New Roman" w:cs="Times New Roman"/>
          <w:lang w:val="en-US"/>
          <w:rPrChange w:id="717" w:author="Diego Fabian Beltran Segura" w:date="2022-08-26T11:48:00Z">
            <w:rPr>
              <w:lang w:val="en-US"/>
            </w:rPr>
          </w:rPrChange>
        </w:rPr>
        <w:t xml:space="preserve">. 2008 Mar;155(2):397–403. </w:t>
      </w:r>
    </w:p>
    <w:p w14:paraId="238DAB3E" w14:textId="77777777" w:rsidR="00454D50" w:rsidRPr="00CF2EA4" w:rsidRDefault="00454D50" w:rsidP="00454D50">
      <w:pPr>
        <w:pStyle w:val="Bibliography"/>
        <w:rPr>
          <w:rFonts w:ascii="Times New Roman" w:hAnsi="Times New Roman" w:cs="Times New Roman"/>
          <w:lang w:val="es-ES"/>
          <w:rPrChange w:id="718" w:author="Diego Fabian Beltran Segura" w:date="2022-08-26T11:48:00Z">
            <w:rPr>
              <w:lang w:val="en-US"/>
            </w:rPr>
          </w:rPrChange>
        </w:rPr>
      </w:pPr>
      <w:r w:rsidRPr="00CF2EA4">
        <w:rPr>
          <w:rFonts w:ascii="Times New Roman" w:hAnsi="Times New Roman" w:cs="Times New Roman"/>
          <w:lang w:val="en-US"/>
          <w:rPrChange w:id="719" w:author="Diego Fabian Beltran Segura" w:date="2022-08-26T11:48:00Z">
            <w:rPr>
              <w:lang w:val="en-US"/>
            </w:rPr>
          </w:rPrChange>
        </w:rPr>
        <w:t>51.</w:t>
      </w:r>
      <w:r w:rsidRPr="00CF2EA4">
        <w:rPr>
          <w:rFonts w:ascii="Times New Roman" w:hAnsi="Times New Roman" w:cs="Times New Roman"/>
          <w:lang w:val="en-US"/>
          <w:rPrChange w:id="720" w:author="Diego Fabian Beltran Segura" w:date="2022-08-26T11:48:00Z">
            <w:rPr>
              <w:lang w:val="en-US"/>
            </w:rPr>
          </w:rPrChange>
        </w:rPr>
        <w:tab/>
        <w:t xml:space="preserve">Colwell RK. </w:t>
      </w:r>
      <w:proofErr w:type="spellStart"/>
      <w:r w:rsidRPr="00CF2EA4">
        <w:rPr>
          <w:rFonts w:ascii="Times New Roman" w:hAnsi="Times New Roman" w:cs="Times New Roman"/>
          <w:lang w:val="en-US"/>
          <w:rPrChange w:id="721" w:author="Diego Fabian Beltran Segura" w:date="2022-08-26T11:48:00Z">
            <w:rPr>
              <w:lang w:val="en-US"/>
            </w:rPr>
          </w:rPrChange>
        </w:rPr>
        <w:t>Rensch’s</w:t>
      </w:r>
      <w:proofErr w:type="spellEnd"/>
      <w:r w:rsidRPr="00CF2EA4">
        <w:rPr>
          <w:rFonts w:ascii="Times New Roman" w:hAnsi="Times New Roman" w:cs="Times New Roman"/>
          <w:lang w:val="en-US"/>
          <w:rPrChange w:id="722" w:author="Diego Fabian Beltran Segura" w:date="2022-08-26T11:48:00Z">
            <w:rPr>
              <w:lang w:val="en-US"/>
            </w:rPr>
          </w:rPrChange>
        </w:rPr>
        <w:t xml:space="preserve"> Rule Crosses the Line: Convergent Allometry of Sexual Size Dimorphism in Hummingbirds and Flower Mites. </w:t>
      </w:r>
      <w:proofErr w:type="spellStart"/>
      <w:r w:rsidRPr="00CF2EA4">
        <w:rPr>
          <w:rFonts w:ascii="Times New Roman" w:hAnsi="Times New Roman" w:cs="Times New Roman"/>
          <w:lang w:val="es-ES"/>
          <w:rPrChange w:id="723" w:author="Diego Fabian Beltran Segura" w:date="2022-08-26T11:48:00Z">
            <w:rPr>
              <w:lang w:val="en-US"/>
            </w:rPr>
          </w:rPrChange>
        </w:rPr>
        <w:t>The</w:t>
      </w:r>
      <w:proofErr w:type="spellEnd"/>
      <w:r w:rsidRPr="00CF2EA4">
        <w:rPr>
          <w:rFonts w:ascii="Times New Roman" w:hAnsi="Times New Roman" w:cs="Times New Roman"/>
          <w:lang w:val="es-ES"/>
          <w:rPrChange w:id="724" w:author="Diego Fabian Beltran Segura" w:date="2022-08-26T11:48:00Z">
            <w:rPr>
              <w:lang w:val="en-US"/>
            </w:rPr>
          </w:rPrChange>
        </w:rPr>
        <w:t xml:space="preserve"> American </w:t>
      </w:r>
      <w:proofErr w:type="spellStart"/>
      <w:r w:rsidRPr="00CF2EA4">
        <w:rPr>
          <w:rFonts w:ascii="Times New Roman" w:hAnsi="Times New Roman" w:cs="Times New Roman"/>
          <w:lang w:val="es-ES"/>
          <w:rPrChange w:id="725" w:author="Diego Fabian Beltran Segura" w:date="2022-08-26T11:48:00Z">
            <w:rPr>
              <w:lang w:val="en-US"/>
            </w:rPr>
          </w:rPrChange>
        </w:rPr>
        <w:t>Naturalist</w:t>
      </w:r>
      <w:proofErr w:type="spellEnd"/>
      <w:r w:rsidRPr="00CF2EA4">
        <w:rPr>
          <w:rFonts w:ascii="Times New Roman" w:hAnsi="Times New Roman" w:cs="Times New Roman"/>
          <w:lang w:val="es-ES"/>
          <w:rPrChange w:id="726" w:author="Diego Fabian Beltran Segura" w:date="2022-08-26T11:48:00Z">
            <w:rPr>
              <w:lang w:val="en-US"/>
            </w:rPr>
          </w:rPrChange>
        </w:rPr>
        <w:t xml:space="preserve">. 2000;156(5):495–510. </w:t>
      </w:r>
    </w:p>
    <w:p w14:paraId="0CEF3D86" w14:textId="77777777" w:rsidR="00454D50" w:rsidRPr="00CF2EA4" w:rsidRDefault="00454D50" w:rsidP="00454D50">
      <w:pPr>
        <w:pStyle w:val="Bibliography"/>
        <w:rPr>
          <w:rFonts w:ascii="Times New Roman" w:hAnsi="Times New Roman" w:cs="Times New Roman"/>
          <w:lang w:val="en-US"/>
          <w:rPrChange w:id="727" w:author="Diego Fabian Beltran Segura" w:date="2022-08-26T11:48:00Z">
            <w:rPr>
              <w:lang w:val="en-US"/>
            </w:rPr>
          </w:rPrChange>
        </w:rPr>
      </w:pPr>
      <w:r w:rsidRPr="00CF2EA4">
        <w:rPr>
          <w:rFonts w:ascii="Times New Roman" w:hAnsi="Times New Roman" w:cs="Times New Roman"/>
          <w:lang w:val="es-ES"/>
          <w:rPrChange w:id="728" w:author="Diego Fabian Beltran Segura" w:date="2022-08-26T11:48:00Z">
            <w:rPr>
              <w:lang w:val="en-US"/>
            </w:rPr>
          </w:rPrChange>
        </w:rPr>
        <w:t>52.</w:t>
      </w:r>
      <w:r w:rsidRPr="00CF2EA4">
        <w:rPr>
          <w:rFonts w:ascii="Times New Roman" w:hAnsi="Times New Roman" w:cs="Times New Roman"/>
          <w:lang w:val="es-ES"/>
          <w:rPrChange w:id="729" w:author="Diego Fabian Beltran Segura" w:date="2022-08-26T11:48:00Z">
            <w:rPr>
              <w:lang w:val="en-US"/>
            </w:rPr>
          </w:rPrChange>
        </w:rPr>
        <w:tab/>
        <w:t xml:space="preserve">Montoya P, </w:t>
      </w:r>
      <w:proofErr w:type="spellStart"/>
      <w:r w:rsidRPr="00CF2EA4">
        <w:rPr>
          <w:rFonts w:ascii="Times New Roman" w:hAnsi="Times New Roman" w:cs="Times New Roman"/>
          <w:lang w:val="es-ES"/>
          <w:rPrChange w:id="730" w:author="Diego Fabian Beltran Segura" w:date="2022-08-26T11:48:00Z">
            <w:rPr>
              <w:lang w:val="en-US"/>
            </w:rPr>
          </w:rPrChange>
        </w:rPr>
        <w:t>Gonzalez</w:t>
      </w:r>
      <w:proofErr w:type="spellEnd"/>
      <w:r w:rsidRPr="00CF2EA4">
        <w:rPr>
          <w:rFonts w:ascii="Times New Roman" w:hAnsi="Times New Roman" w:cs="Times New Roman"/>
          <w:lang w:val="es-ES"/>
          <w:rPrChange w:id="731" w:author="Diego Fabian Beltran Segura" w:date="2022-08-26T11:48:00Z">
            <w:rPr>
              <w:lang w:val="en-US"/>
            </w:rPr>
          </w:rPrChange>
        </w:rPr>
        <w:t xml:space="preserve"> MA, Tenorio EA, López-Ordóñez JP, Pinto Gómez A, Cueva D, et al. </w:t>
      </w:r>
      <w:r w:rsidRPr="00CF2EA4">
        <w:rPr>
          <w:rFonts w:ascii="Times New Roman" w:hAnsi="Times New Roman" w:cs="Times New Roman"/>
          <w:lang w:val="en-US"/>
          <w:rPrChange w:id="732" w:author="Diego Fabian Beltran Segura" w:date="2022-08-26T11:48:00Z">
            <w:rPr>
              <w:lang w:val="en-US"/>
            </w:rPr>
          </w:rPrChange>
        </w:rPr>
        <w:t xml:space="preserve">A morphological database for 606 Colombian bird species. Ecology. 2018 Jul;99(7):1693–1693. </w:t>
      </w:r>
    </w:p>
    <w:p w14:paraId="5117E28B" w14:textId="77777777" w:rsidR="00454D50" w:rsidRPr="00CF2EA4" w:rsidRDefault="00454D50" w:rsidP="00454D50">
      <w:pPr>
        <w:pStyle w:val="Bibliography"/>
        <w:rPr>
          <w:rFonts w:ascii="Times New Roman" w:hAnsi="Times New Roman" w:cs="Times New Roman"/>
          <w:lang w:val="en-US"/>
          <w:rPrChange w:id="733" w:author="Diego Fabian Beltran Segura" w:date="2022-08-26T11:48:00Z">
            <w:rPr>
              <w:lang w:val="en-US"/>
            </w:rPr>
          </w:rPrChange>
        </w:rPr>
      </w:pPr>
      <w:r w:rsidRPr="00CF2EA4">
        <w:rPr>
          <w:rFonts w:ascii="Times New Roman" w:hAnsi="Times New Roman" w:cs="Times New Roman"/>
          <w:lang w:val="en-US"/>
          <w:rPrChange w:id="734" w:author="Diego Fabian Beltran Segura" w:date="2022-08-26T11:48:00Z">
            <w:rPr>
              <w:lang w:val="en-US"/>
            </w:rPr>
          </w:rPrChange>
        </w:rPr>
        <w:t>53.</w:t>
      </w:r>
      <w:r w:rsidRPr="00CF2EA4">
        <w:rPr>
          <w:rFonts w:ascii="Times New Roman" w:hAnsi="Times New Roman" w:cs="Times New Roman"/>
          <w:lang w:val="en-US"/>
          <w:rPrChange w:id="735" w:author="Diego Fabian Beltran Segura" w:date="2022-08-26T11:48:00Z">
            <w:rPr>
              <w:lang w:val="en-US"/>
            </w:rPr>
          </w:rPrChange>
        </w:rPr>
        <w:tab/>
        <w:t xml:space="preserve">Sheard C, </w:t>
      </w:r>
      <w:proofErr w:type="spellStart"/>
      <w:r w:rsidRPr="00CF2EA4">
        <w:rPr>
          <w:rFonts w:ascii="Times New Roman" w:hAnsi="Times New Roman" w:cs="Times New Roman"/>
          <w:lang w:val="en-US"/>
          <w:rPrChange w:id="736" w:author="Diego Fabian Beltran Segura" w:date="2022-08-26T11:48:00Z">
            <w:rPr>
              <w:lang w:val="en-US"/>
            </w:rPr>
          </w:rPrChange>
        </w:rPr>
        <w:t>Neate</w:t>
      </w:r>
      <w:proofErr w:type="spellEnd"/>
      <w:r w:rsidRPr="00CF2EA4">
        <w:rPr>
          <w:rFonts w:ascii="Times New Roman" w:hAnsi="Times New Roman" w:cs="Times New Roman"/>
          <w:lang w:val="en-US"/>
          <w:rPrChange w:id="737" w:author="Diego Fabian Beltran Segura" w:date="2022-08-26T11:48:00Z">
            <w:rPr>
              <w:lang w:val="en-US"/>
            </w:rPr>
          </w:rPrChange>
        </w:rPr>
        <w:t xml:space="preserve">-Clegg MHC, </w:t>
      </w:r>
      <w:proofErr w:type="spellStart"/>
      <w:r w:rsidRPr="00CF2EA4">
        <w:rPr>
          <w:rFonts w:ascii="Times New Roman" w:hAnsi="Times New Roman" w:cs="Times New Roman"/>
          <w:lang w:val="en-US"/>
          <w:rPrChange w:id="738" w:author="Diego Fabian Beltran Segura" w:date="2022-08-26T11:48:00Z">
            <w:rPr>
              <w:lang w:val="en-US"/>
            </w:rPr>
          </w:rPrChange>
        </w:rPr>
        <w:t>Alioravainen</w:t>
      </w:r>
      <w:proofErr w:type="spellEnd"/>
      <w:r w:rsidRPr="00CF2EA4">
        <w:rPr>
          <w:rFonts w:ascii="Times New Roman" w:hAnsi="Times New Roman" w:cs="Times New Roman"/>
          <w:lang w:val="en-US"/>
          <w:rPrChange w:id="739" w:author="Diego Fabian Beltran Segura" w:date="2022-08-26T11:48:00Z">
            <w:rPr>
              <w:lang w:val="en-US"/>
            </w:rPr>
          </w:rPrChange>
        </w:rPr>
        <w:t xml:space="preserve"> N, Jones SEI, Vincent C, MacGregor HEA, et al. Ecological drivers of global gradients in avian dispersal inferred from wing morphology. Nat </w:t>
      </w:r>
      <w:proofErr w:type="spellStart"/>
      <w:r w:rsidRPr="00CF2EA4">
        <w:rPr>
          <w:rFonts w:ascii="Times New Roman" w:hAnsi="Times New Roman" w:cs="Times New Roman"/>
          <w:lang w:val="en-US"/>
          <w:rPrChange w:id="740" w:author="Diego Fabian Beltran Segura" w:date="2022-08-26T11:48:00Z">
            <w:rPr>
              <w:lang w:val="en-US"/>
            </w:rPr>
          </w:rPrChange>
        </w:rPr>
        <w:t>Commun</w:t>
      </w:r>
      <w:proofErr w:type="spellEnd"/>
      <w:r w:rsidRPr="00CF2EA4">
        <w:rPr>
          <w:rFonts w:ascii="Times New Roman" w:hAnsi="Times New Roman" w:cs="Times New Roman"/>
          <w:lang w:val="en-US"/>
          <w:rPrChange w:id="741" w:author="Diego Fabian Beltran Segura" w:date="2022-08-26T11:48:00Z">
            <w:rPr>
              <w:lang w:val="en-US"/>
            </w:rPr>
          </w:rPrChange>
        </w:rPr>
        <w:t xml:space="preserve">. 2020 Dec;11(1):2463. </w:t>
      </w:r>
    </w:p>
    <w:p w14:paraId="1C5AD66D" w14:textId="77777777" w:rsidR="00454D50" w:rsidRPr="00CF2EA4" w:rsidRDefault="00454D50" w:rsidP="00454D50">
      <w:pPr>
        <w:pStyle w:val="Bibliography"/>
        <w:rPr>
          <w:rFonts w:ascii="Times New Roman" w:hAnsi="Times New Roman" w:cs="Times New Roman"/>
          <w:lang w:val="en-US"/>
          <w:rPrChange w:id="742" w:author="Diego Fabian Beltran Segura" w:date="2022-08-26T11:48:00Z">
            <w:rPr>
              <w:lang w:val="en-US"/>
            </w:rPr>
          </w:rPrChange>
        </w:rPr>
      </w:pPr>
      <w:r w:rsidRPr="00CF2EA4">
        <w:rPr>
          <w:rFonts w:ascii="Times New Roman" w:hAnsi="Times New Roman" w:cs="Times New Roman"/>
          <w:lang w:val="en-US"/>
          <w:rPrChange w:id="743" w:author="Diego Fabian Beltran Segura" w:date="2022-08-26T11:48:00Z">
            <w:rPr>
              <w:lang w:val="en-US"/>
            </w:rPr>
          </w:rPrChange>
        </w:rPr>
        <w:lastRenderedPageBreak/>
        <w:t>54.</w:t>
      </w:r>
      <w:r w:rsidRPr="00CF2EA4">
        <w:rPr>
          <w:rFonts w:ascii="Times New Roman" w:hAnsi="Times New Roman" w:cs="Times New Roman"/>
          <w:lang w:val="en-US"/>
          <w:rPrChange w:id="744" w:author="Diego Fabian Beltran Segura" w:date="2022-08-26T11:48:00Z">
            <w:rPr>
              <w:lang w:val="en-US"/>
            </w:rPr>
          </w:rPrChange>
        </w:rPr>
        <w:tab/>
      </w:r>
      <w:proofErr w:type="spellStart"/>
      <w:r w:rsidRPr="00CF2EA4">
        <w:rPr>
          <w:rFonts w:ascii="Times New Roman" w:hAnsi="Times New Roman" w:cs="Times New Roman"/>
          <w:lang w:val="en-US"/>
          <w:rPrChange w:id="745" w:author="Diego Fabian Beltran Segura" w:date="2022-08-26T11:48:00Z">
            <w:rPr>
              <w:lang w:val="en-US"/>
            </w:rPr>
          </w:rPrChange>
        </w:rPr>
        <w:t>Billerman</w:t>
      </w:r>
      <w:proofErr w:type="spellEnd"/>
      <w:r w:rsidRPr="00CF2EA4">
        <w:rPr>
          <w:rFonts w:ascii="Times New Roman" w:hAnsi="Times New Roman" w:cs="Times New Roman"/>
          <w:lang w:val="en-US"/>
          <w:rPrChange w:id="746" w:author="Diego Fabian Beltran Segura" w:date="2022-08-26T11:48:00Z">
            <w:rPr>
              <w:lang w:val="en-US"/>
            </w:rPr>
          </w:rPrChange>
        </w:rPr>
        <w:t xml:space="preserve"> SM, Keeney BK, </w:t>
      </w:r>
      <w:proofErr w:type="spellStart"/>
      <w:r w:rsidRPr="00CF2EA4">
        <w:rPr>
          <w:rFonts w:ascii="Times New Roman" w:hAnsi="Times New Roman" w:cs="Times New Roman"/>
          <w:lang w:val="en-US"/>
          <w:rPrChange w:id="747" w:author="Diego Fabian Beltran Segura" w:date="2022-08-26T11:48:00Z">
            <w:rPr>
              <w:lang w:val="en-US"/>
            </w:rPr>
          </w:rPrChange>
        </w:rPr>
        <w:t>Rodewald</w:t>
      </w:r>
      <w:proofErr w:type="spellEnd"/>
      <w:r w:rsidRPr="00CF2EA4">
        <w:rPr>
          <w:rFonts w:ascii="Times New Roman" w:hAnsi="Times New Roman" w:cs="Times New Roman"/>
          <w:lang w:val="en-US"/>
          <w:rPrChange w:id="748" w:author="Diego Fabian Beltran Segura" w:date="2022-08-26T11:48:00Z">
            <w:rPr>
              <w:lang w:val="en-US"/>
            </w:rPr>
          </w:rPrChange>
        </w:rPr>
        <w:t xml:space="preserve"> PG, Schulenberg TS, editors. Birds of the World [Internet]. Ithaca, NY, USA: Cornell Laboratory of Ornithology; 2020. Available from: https://birdsoftheworld.org/bow/home</w:t>
      </w:r>
    </w:p>
    <w:p w14:paraId="63E0C499" w14:textId="77777777" w:rsidR="00454D50" w:rsidRPr="00CF2EA4" w:rsidRDefault="00454D50" w:rsidP="00454D50">
      <w:pPr>
        <w:pStyle w:val="Bibliography"/>
        <w:rPr>
          <w:rFonts w:ascii="Times New Roman" w:hAnsi="Times New Roman" w:cs="Times New Roman"/>
          <w:lang w:val="en-US"/>
          <w:rPrChange w:id="749" w:author="Diego Fabian Beltran Segura" w:date="2022-08-26T11:48:00Z">
            <w:rPr>
              <w:lang w:val="en-US"/>
            </w:rPr>
          </w:rPrChange>
        </w:rPr>
      </w:pPr>
      <w:r w:rsidRPr="00CF2EA4">
        <w:rPr>
          <w:rFonts w:ascii="Times New Roman" w:hAnsi="Times New Roman" w:cs="Times New Roman"/>
          <w:lang w:val="en-US"/>
          <w:rPrChange w:id="750" w:author="Diego Fabian Beltran Segura" w:date="2022-08-26T11:48:00Z">
            <w:rPr>
              <w:lang w:val="en-US"/>
            </w:rPr>
          </w:rPrChange>
        </w:rPr>
        <w:t>55.</w:t>
      </w:r>
      <w:r w:rsidRPr="00CF2EA4">
        <w:rPr>
          <w:rFonts w:ascii="Times New Roman" w:hAnsi="Times New Roman" w:cs="Times New Roman"/>
          <w:lang w:val="en-US"/>
          <w:rPrChange w:id="751" w:author="Diego Fabian Beltran Segura" w:date="2022-08-26T11:48:00Z">
            <w:rPr>
              <w:lang w:val="en-US"/>
            </w:rPr>
          </w:rPrChange>
        </w:rPr>
        <w:tab/>
      </w:r>
      <w:proofErr w:type="spellStart"/>
      <w:r w:rsidRPr="00CF2EA4">
        <w:rPr>
          <w:rFonts w:ascii="Times New Roman" w:hAnsi="Times New Roman" w:cs="Times New Roman"/>
          <w:lang w:val="en-US"/>
          <w:rPrChange w:id="752" w:author="Diego Fabian Beltran Segura" w:date="2022-08-26T11:48:00Z">
            <w:rPr>
              <w:lang w:val="en-US"/>
            </w:rPr>
          </w:rPrChange>
        </w:rPr>
        <w:t>Vorobyev</w:t>
      </w:r>
      <w:proofErr w:type="spellEnd"/>
      <w:r w:rsidRPr="00CF2EA4">
        <w:rPr>
          <w:rFonts w:ascii="Times New Roman" w:hAnsi="Times New Roman" w:cs="Times New Roman"/>
          <w:lang w:val="en-US"/>
          <w:rPrChange w:id="753" w:author="Diego Fabian Beltran Segura" w:date="2022-08-26T11:48:00Z">
            <w:rPr>
              <w:lang w:val="en-US"/>
            </w:rPr>
          </w:rPrChange>
        </w:rPr>
        <w:t xml:space="preserve"> M, Osorio D. Receptor noise as a determinant of </w:t>
      </w:r>
      <w:proofErr w:type="spellStart"/>
      <w:r w:rsidRPr="00CF2EA4">
        <w:rPr>
          <w:rFonts w:ascii="Times New Roman" w:hAnsi="Times New Roman" w:cs="Times New Roman"/>
          <w:lang w:val="en-US"/>
          <w:rPrChange w:id="754" w:author="Diego Fabian Beltran Segura" w:date="2022-08-26T11:48:00Z">
            <w:rPr>
              <w:lang w:val="en-US"/>
            </w:rPr>
          </w:rPrChange>
        </w:rPr>
        <w:t>colour</w:t>
      </w:r>
      <w:proofErr w:type="spellEnd"/>
      <w:r w:rsidRPr="00CF2EA4">
        <w:rPr>
          <w:rFonts w:ascii="Times New Roman" w:hAnsi="Times New Roman" w:cs="Times New Roman"/>
          <w:lang w:val="en-US"/>
          <w:rPrChange w:id="755" w:author="Diego Fabian Beltran Segura" w:date="2022-08-26T11:48:00Z">
            <w:rPr>
              <w:lang w:val="en-US"/>
            </w:rPr>
          </w:rPrChange>
        </w:rPr>
        <w:t xml:space="preserve"> thresholds. Proc R Soc </w:t>
      </w:r>
      <w:proofErr w:type="spellStart"/>
      <w:r w:rsidRPr="00CF2EA4">
        <w:rPr>
          <w:rFonts w:ascii="Times New Roman" w:hAnsi="Times New Roman" w:cs="Times New Roman"/>
          <w:lang w:val="en-US"/>
          <w:rPrChange w:id="756" w:author="Diego Fabian Beltran Segura" w:date="2022-08-26T11:48:00Z">
            <w:rPr>
              <w:lang w:val="en-US"/>
            </w:rPr>
          </w:rPrChange>
        </w:rPr>
        <w:t>Lond</w:t>
      </w:r>
      <w:proofErr w:type="spellEnd"/>
      <w:r w:rsidRPr="00CF2EA4">
        <w:rPr>
          <w:rFonts w:ascii="Times New Roman" w:hAnsi="Times New Roman" w:cs="Times New Roman"/>
          <w:lang w:val="en-US"/>
          <w:rPrChange w:id="757" w:author="Diego Fabian Beltran Segura" w:date="2022-08-26T11:48:00Z">
            <w:rPr>
              <w:lang w:val="en-US"/>
            </w:rPr>
          </w:rPrChange>
        </w:rPr>
        <w:t xml:space="preserve"> B. 1998 Mar 7;265(1394):351–8. </w:t>
      </w:r>
    </w:p>
    <w:p w14:paraId="40E319D8" w14:textId="77777777" w:rsidR="00454D50" w:rsidRPr="00CF2EA4" w:rsidRDefault="00454D50" w:rsidP="00454D50">
      <w:pPr>
        <w:pStyle w:val="Bibliography"/>
        <w:rPr>
          <w:rFonts w:ascii="Times New Roman" w:hAnsi="Times New Roman" w:cs="Times New Roman"/>
          <w:lang w:val="en-US"/>
          <w:rPrChange w:id="758" w:author="Diego Fabian Beltran Segura" w:date="2022-08-26T11:48:00Z">
            <w:rPr>
              <w:lang w:val="en-US"/>
            </w:rPr>
          </w:rPrChange>
        </w:rPr>
      </w:pPr>
      <w:r w:rsidRPr="00CF2EA4">
        <w:rPr>
          <w:rFonts w:ascii="Times New Roman" w:hAnsi="Times New Roman" w:cs="Times New Roman"/>
          <w:lang w:val="en-US"/>
          <w:rPrChange w:id="759" w:author="Diego Fabian Beltran Segura" w:date="2022-08-26T11:48:00Z">
            <w:rPr>
              <w:lang w:val="en-US"/>
            </w:rPr>
          </w:rPrChange>
        </w:rPr>
        <w:t>56.</w:t>
      </w:r>
      <w:r w:rsidRPr="00CF2EA4">
        <w:rPr>
          <w:rFonts w:ascii="Times New Roman" w:hAnsi="Times New Roman" w:cs="Times New Roman"/>
          <w:lang w:val="en-US"/>
          <w:rPrChange w:id="760" w:author="Diego Fabian Beltran Segura" w:date="2022-08-26T11:48:00Z">
            <w:rPr>
              <w:lang w:val="en-US"/>
            </w:rPr>
          </w:rPrChange>
        </w:rPr>
        <w:tab/>
      </w:r>
      <w:proofErr w:type="spellStart"/>
      <w:r w:rsidRPr="00CF2EA4">
        <w:rPr>
          <w:rFonts w:ascii="Times New Roman" w:hAnsi="Times New Roman" w:cs="Times New Roman"/>
          <w:lang w:val="en-US"/>
          <w:rPrChange w:id="761" w:author="Diego Fabian Beltran Segura" w:date="2022-08-26T11:48:00Z">
            <w:rPr>
              <w:lang w:val="en-US"/>
            </w:rPr>
          </w:rPrChange>
        </w:rPr>
        <w:t>Vorobyev</w:t>
      </w:r>
      <w:proofErr w:type="spellEnd"/>
      <w:r w:rsidRPr="00CF2EA4">
        <w:rPr>
          <w:rFonts w:ascii="Times New Roman" w:hAnsi="Times New Roman" w:cs="Times New Roman"/>
          <w:lang w:val="en-US"/>
          <w:rPrChange w:id="762" w:author="Diego Fabian Beltran Segura" w:date="2022-08-26T11:48:00Z">
            <w:rPr>
              <w:lang w:val="en-US"/>
            </w:rPr>
          </w:rPrChange>
        </w:rPr>
        <w:t xml:space="preserve"> M, Osorio D, Bennett ATD, Marshall NJ, Cuthill IC. Tetrachromacy, oil droplets and bird plumage </w:t>
      </w:r>
      <w:proofErr w:type="spellStart"/>
      <w:r w:rsidRPr="00CF2EA4">
        <w:rPr>
          <w:rFonts w:ascii="Times New Roman" w:hAnsi="Times New Roman" w:cs="Times New Roman"/>
          <w:lang w:val="en-US"/>
          <w:rPrChange w:id="763" w:author="Diego Fabian Beltran Segura" w:date="2022-08-26T11:48:00Z">
            <w:rPr>
              <w:lang w:val="en-US"/>
            </w:rPr>
          </w:rPrChange>
        </w:rPr>
        <w:t>colours</w:t>
      </w:r>
      <w:proofErr w:type="spellEnd"/>
      <w:r w:rsidRPr="00CF2EA4">
        <w:rPr>
          <w:rFonts w:ascii="Times New Roman" w:hAnsi="Times New Roman" w:cs="Times New Roman"/>
          <w:lang w:val="en-US"/>
          <w:rPrChange w:id="764" w:author="Diego Fabian Beltran Segura" w:date="2022-08-26T11:48:00Z">
            <w:rPr>
              <w:lang w:val="en-US"/>
            </w:rPr>
          </w:rPrChange>
        </w:rPr>
        <w:t xml:space="preserve">. Journal of Comparative Physiology A: Sensory, Neural, and Behavioral Physiology. 1998 Nov 19;183(5):621–33. </w:t>
      </w:r>
    </w:p>
    <w:p w14:paraId="63633B66" w14:textId="77777777" w:rsidR="00454D50" w:rsidRPr="00CF2EA4" w:rsidRDefault="00454D50" w:rsidP="00454D50">
      <w:pPr>
        <w:pStyle w:val="Bibliography"/>
        <w:rPr>
          <w:rFonts w:ascii="Times New Roman" w:hAnsi="Times New Roman" w:cs="Times New Roman"/>
          <w:lang w:val="en-US"/>
          <w:rPrChange w:id="765" w:author="Diego Fabian Beltran Segura" w:date="2022-08-26T11:48:00Z">
            <w:rPr>
              <w:lang w:val="en-US"/>
            </w:rPr>
          </w:rPrChange>
        </w:rPr>
      </w:pPr>
      <w:r w:rsidRPr="00CF2EA4">
        <w:rPr>
          <w:rFonts w:ascii="Times New Roman" w:hAnsi="Times New Roman" w:cs="Times New Roman"/>
          <w:lang w:val="en-US"/>
          <w:rPrChange w:id="766" w:author="Diego Fabian Beltran Segura" w:date="2022-08-26T11:48:00Z">
            <w:rPr>
              <w:lang w:val="en-US"/>
            </w:rPr>
          </w:rPrChange>
        </w:rPr>
        <w:t>57.</w:t>
      </w:r>
      <w:r w:rsidRPr="00CF2EA4">
        <w:rPr>
          <w:rFonts w:ascii="Times New Roman" w:hAnsi="Times New Roman" w:cs="Times New Roman"/>
          <w:lang w:val="en-US"/>
          <w:rPrChange w:id="767" w:author="Diego Fabian Beltran Segura" w:date="2022-08-26T11:48:00Z">
            <w:rPr>
              <w:lang w:val="en-US"/>
            </w:rPr>
          </w:rPrChange>
        </w:rPr>
        <w:tab/>
        <w:t xml:space="preserve">Osorio D, </w:t>
      </w:r>
      <w:proofErr w:type="spellStart"/>
      <w:r w:rsidRPr="00CF2EA4">
        <w:rPr>
          <w:rFonts w:ascii="Times New Roman" w:hAnsi="Times New Roman" w:cs="Times New Roman"/>
          <w:lang w:val="en-US"/>
          <w:rPrChange w:id="768" w:author="Diego Fabian Beltran Segura" w:date="2022-08-26T11:48:00Z">
            <w:rPr>
              <w:lang w:val="en-US"/>
            </w:rPr>
          </w:rPrChange>
        </w:rPr>
        <w:t>Miklósi</w:t>
      </w:r>
      <w:proofErr w:type="spellEnd"/>
      <w:r w:rsidRPr="00CF2EA4">
        <w:rPr>
          <w:rFonts w:ascii="Times New Roman" w:hAnsi="Times New Roman" w:cs="Times New Roman"/>
          <w:lang w:val="en-US"/>
          <w:rPrChange w:id="769" w:author="Diego Fabian Beltran Segura" w:date="2022-08-26T11:48:00Z">
            <w:rPr>
              <w:lang w:val="en-US"/>
            </w:rPr>
          </w:rPrChange>
        </w:rPr>
        <w:t xml:space="preserve"> A, </w:t>
      </w:r>
      <w:proofErr w:type="spellStart"/>
      <w:r w:rsidRPr="00CF2EA4">
        <w:rPr>
          <w:rFonts w:ascii="Times New Roman" w:hAnsi="Times New Roman" w:cs="Times New Roman"/>
          <w:lang w:val="en-US"/>
          <w:rPrChange w:id="770" w:author="Diego Fabian Beltran Segura" w:date="2022-08-26T11:48:00Z">
            <w:rPr>
              <w:lang w:val="en-US"/>
            </w:rPr>
          </w:rPrChange>
        </w:rPr>
        <w:t>Gonda</w:t>
      </w:r>
      <w:proofErr w:type="spellEnd"/>
      <w:r w:rsidRPr="00CF2EA4">
        <w:rPr>
          <w:rFonts w:ascii="Times New Roman" w:hAnsi="Times New Roman" w:cs="Times New Roman"/>
          <w:lang w:val="en-US"/>
          <w:rPrChange w:id="771" w:author="Diego Fabian Beltran Segura" w:date="2022-08-26T11:48:00Z">
            <w:rPr>
              <w:lang w:val="en-US"/>
            </w:rPr>
          </w:rPrChange>
        </w:rPr>
        <w:t xml:space="preserve"> Zs. Visual Ecology and Perception of Coloration Patterns by Domestic Chicks. Evolutionary Ecology. 1999 Nov 1;13(7):673–89. </w:t>
      </w:r>
    </w:p>
    <w:p w14:paraId="70EAA047" w14:textId="77777777" w:rsidR="00454D50" w:rsidRPr="00CF2EA4" w:rsidRDefault="00454D50" w:rsidP="00454D50">
      <w:pPr>
        <w:pStyle w:val="Bibliography"/>
        <w:rPr>
          <w:rFonts w:ascii="Times New Roman" w:hAnsi="Times New Roman" w:cs="Times New Roman"/>
          <w:lang w:val="en-US"/>
          <w:rPrChange w:id="772" w:author="Diego Fabian Beltran Segura" w:date="2022-08-26T11:48:00Z">
            <w:rPr>
              <w:lang w:val="en-US"/>
            </w:rPr>
          </w:rPrChange>
        </w:rPr>
      </w:pPr>
      <w:r w:rsidRPr="00CF2EA4">
        <w:rPr>
          <w:rFonts w:ascii="Times New Roman" w:hAnsi="Times New Roman" w:cs="Times New Roman"/>
          <w:lang w:val="en-US"/>
          <w:rPrChange w:id="773" w:author="Diego Fabian Beltran Segura" w:date="2022-08-26T11:48:00Z">
            <w:rPr>
              <w:lang w:val="en-US"/>
            </w:rPr>
          </w:rPrChange>
        </w:rPr>
        <w:t>58.</w:t>
      </w:r>
      <w:r w:rsidRPr="00CF2EA4">
        <w:rPr>
          <w:rFonts w:ascii="Times New Roman" w:hAnsi="Times New Roman" w:cs="Times New Roman"/>
          <w:lang w:val="en-US"/>
          <w:rPrChange w:id="774" w:author="Diego Fabian Beltran Segura" w:date="2022-08-26T11:48:00Z">
            <w:rPr>
              <w:lang w:val="en-US"/>
            </w:rPr>
          </w:rPrChange>
        </w:rPr>
        <w:tab/>
        <w:t xml:space="preserve">Maia R, Eliason CM, </w:t>
      </w:r>
      <w:proofErr w:type="spellStart"/>
      <w:r w:rsidRPr="00CF2EA4">
        <w:rPr>
          <w:rFonts w:ascii="Times New Roman" w:hAnsi="Times New Roman" w:cs="Times New Roman"/>
          <w:lang w:val="en-US"/>
          <w:rPrChange w:id="775" w:author="Diego Fabian Beltran Segura" w:date="2022-08-26T11:48:00Z">
            <w:rPr>
              <w:lang w:val="en-US"/>
            </w:rPr>
          </w:rPrChange>
        </w:rPr>
        <w:t>Bitton</w:t>
      </w:r>
      <w:proofErr w:type="spellEnd"/>
      <w:r w:rsidRPr="00CF2EA4">
        <w:rPr>
          <w:rFonts w:ascii="Times New Roman" w:hAnsi="Times New Roman" w:cs="Times New Roman"/>
          <w:lang w:val="en-US"/>
          <w:rPrChange w:id="776" w:author="Diego Fabian Beltran Segura" w:date="2022-08-26T11:48:00Z">
            <w:rPr>
              <w:lang w:val="en-US"/>
            </w:rPr>
          </w:rPrChange>
        </w:rPr>
        <w:t xml:space="preserve"> PP, Doucet SM, </w:t>
      </w:r>
      <w:proofErr w:type="spellStart"/>
      <w:r w:rsidRPr="00CF2EA4">
        <w:rPr>
          <w:rFonts w:ascii="Times New Roman" w:hAnsi="Times New Roman" w:cs="Times New Roman"/>
          <w:lang w:val="en-US"/>
          <w:rPrChange w:id="777" w:author="Diego Fabian Beltran Segura" w:date="2022-08-26T11:48:00Z">
            <w:rPr>
              <w:lang w:val="en-US"/>
            </w:rPr>
          </w:rPrChange>
        </w:rPr>
        <w:t>Shawkey</w:t>
      </w:r>
      <w:proofErr w:type="spellEnd"/>
      <w:r w:rsidRPr="00CF2EA4">
        <w:rPr>
          <w:rFonts w:ascii="Times New Roman" w:hAnsi="Times New Roman" w:cs="Times New Roman"/>
          <w:lang w:val="en-US"/>
          <w:rPrChange w:id="778" w:author="Diego Fabian Beltran Segura" w:date="2022-08-26T11:48:00Z">
            <w:rPr>
              <w:lang w:val="en-US"/>
            </w:rPr>
          </w:rPrChange>
        </w:rPr>
        <w:t xml:space="preserve"> MD. </w:t>
      </w:r>
      <w:proofErr w:type="spellStart"/>
      <w:r w:rsidRPr="00CF2EA4">
        <w:rPr>
          <w:rFonts w:ascii="Times New Roman" w:hAnsi="Times New Roman" w:cs="Times New Roman"/>
          <w:lang w:val="en-US"/>
          <w:rPrChange w:id="779" w:author="Diego Fabian Beltran Segura" w:date="2022-08-26T11:48:00Z">
            <w:rPr>
              <w:lang w:val="en-US"/>
            </w:rPr>
          </w:rPrChange>
        </w:rPr>
        <w:t>pavo</w:t>
      </w:r>
      <w:proofErr w:type="spellEnd"/>
      <w:r w:rsidRPr="00CF2EA4">
        <w:rPr>
          <w:rFonts w:ascii="Times New Roman" w:hAnsi="Times New Roman" w:cs="Times New Roman"/>
          <w:lang w:val="en-US"/>
          <w:rPrChange w:id="780" w:author="Diego Fabian Beltran Segura" w:date="2022-08-26T11:48:00Z">
            <w:rPr>
              <w:lang w:val="en-US"/>
            </w:rPr>
          </w:rPrChange>
        </w:rPr>
        <w:t xml:space="preserve">: an R package for the analysis, visualization and organization of spectral data. Methods in Ecology and Evolution. 2013;4(10):906–13. </w:t>
      </w:r>
    </w:p>
    <w:p w14:paraId="7413B708" w14:textId="77777777" w:rsidR="00454D50" w:rsidRPr="00CF2EA4" w:rsidRDefault="00454D50" w:rsidP="00454D50">
      <w:pPr>
        <w:pStyle w:val="Bibliography"/>
        <w:rPr>
          <w:rFonts w:ascii="Times New Roman" w:hAnsi="Times New Roman" w:cs="Times New Roman"/>
          <w:lang w:val="en-US"/>
          <w:rPrChange w:id="781" w:author="Diego Fabian Beltran Segura" w:date="2022-08-26T11:48:00Z">
            <w:rPr>
              <w:lang w:val="en-US"/>
            </w:rPr>
          </w:rPrChange>
        </w:rPr>
      </w:pPr>
      <w:r w:rsidRPr="00CF2EA4">
        <w:rPr>
          <w:rFonts w:ascii="Times New Roman" w:hAnsi="Times New Roman" w:cs="Times New Roman"/>
          <w:lang w:val="en-US"/>
          <w:rPrChange w:id="782" w:author="Diego Fabian Beltran Segura" w:date="2022-08-26T11:48:00Z">
            <w:rPr>
              <w:lang w:val="en-US"/>
            </w:rPr>
          </w:rPrChange>
        </w:rPr>
        <w:t>59.</w:t>
      </w:r>
      <w:r w:rsidRPr="00CF2EA4">
        <w:rPr>
          <w:rFonts w:ascii="Times New Roman" w:hAnsi="Times New Roman" w:cs="Times New Roman"/>
          <w:lang w:val="en-US"/>
          <w:rPrChange w:id="783" w:author="Diego Fabian Beltran Segura" w:date="2022-08-26T11:48:00Z">
            <w:rPr>
              <w:lang w:val="en-US"/>
            </w:rPr>
          </w:rPrChange>
        </w:rPr>
        <w:tab/>
        <w:t>R Core Team. R: A language and environment for statistical computing [Internet]. Vienna, Austria: R Foundation for Statistical Computing; 2019. Available from: https://www.R-project.org/</w:t>
      </w:r>
    </w:p>
    <w:p w14:paraId="336195D5" w14:textId="77777777" w:rsidR="00454D50" w:rsidRPr="00CF2EA4" w:rsidRDefault="00454D50" w:rsidP="00454D50">
      <w:pPr>
        <w:pStyle w:val="Bibliography"/>
        <w:rPr>
          <w:rFonts w:ascii="Times New Roman" w:hAnsi="Times New Roman" w:cs="Times New Roman"/>
          <w:lang w:val="en-US"/>
          <w:rPrChange w:id="784" w:author="Diego Fabian Beltran Segura" w:date="2022-08-26T11:48:00Z">
            <w:rPr>
              <w:lang w:val="en-US"/>
            </w:rPr>
          </w:rPrChange>
        </w:rPr>
      </w:pPr>
      <w:r w:rsidRPr="00CF2EA4">
        <w:rPr>
          <w:rFonts w:ascii="Times New Roman" w:hAnsi="Times New Roman" w:cs="Times New Roman"/>
          <w:lang w:val="en-US"/>
          <w:rPrChange w:id="785" w:author="Diego Fabian Beltran Segura" w:date="2022-08-26T11:48:00Z">
            <w:rPr>
              <w:lang w:val="en-US"/>
            </w:rPr>
          </w:rPrChange>
        </w:rPr>
        <w:t>60.</w:t>
      </w:r>
      <w:r w:rsidRPr="00CF2EA4">
        <w:rPr>
          <w:rFonts w:ascii="Times New Roman" w:hAnsi="Times New Roman" w:cs="Times New Roman"/>
          <w:lang w:val="en-US"/>
          <w:rPrChange w:id="786" w:author="Diego Fabian Beltran Segura" w:date="2022-08-26T11:48:00Z">
            <w:rPr>
              <w:lang w:val="en-US"/>
            </w:rPr>
          </w:rPrChange>
        </w:rPr>
        <w:tab/>
        <w:t xml:space="preserve">Clark CJ, Rankin D, Johnson K. Female song in Costa’s Hummingbird (Calypte costae). The Wilson Journal of Ornithology. 2018 Dec 1;130(4):987. </w:t>
      </w:r>
    </w:p>
    <w:p w14:paraId="41BDE3D2" w14:textId="77777777" w:rsidR="00454D50" w:rsidRPr="00CF2EA4" w:rsidRDefault="00454D50" w:rsidP="00454D50">
      <w:pPr>
        <w:pStyle w:val="Bibliography"/>
        <w:rPr>
          <w:rFonts w:ascii="Times New Roman" w:hAnsi="Times New Roman" w:cs="Times New Roman"/>
          <w:lang w:val="en-US"/>
          <w:rPrChange w:id="787" w:author="Diego Fabian Beltran Segura" w:date="2022-08-26T11:48:00Z">
            <w:rPr>
              <w:lang w:val="en-US"/>
            </w:rPr>
          </w:rPrChange>
        </w:rPr>
      </w:pPr>
      <w:r w:rsidRPr="00CF2EA4">
        <w:rPr>
          <w:rFonts w:ascii="Times New Roman" w:hAnsi="Times New Roman" w:cs="Times New Roman"/>
          <w:lang w:val="en-US"/>
          <w:rPrChange w:id="788" w:author="Diego Fabian Beltran Segura" w:date="2022-08-26T11:48:00Z">
            <w:rPr>
              <w:lang w:val="en-US"/>
            </w:rPr>
          </w:rPrChange>
        </w:rPr>
        <w:t>61.</w:t>
      </w:r>
      <w:r w:rsidRPr="00CF2EA4">
        <w:rPr>
          <w:rFonts w:ascii="Times New Roman" w:hAnsi="Times New Roman" w:cs="Times New Roman"/>
          <w:lang w:val="en-US"/>
          <w:rPrChange w:id="789" w:author="Diego Fabian Beltran Segura" w:date="2022-08-26T11:48:00Z">
            <w:rPr>
              <w:lang w:val="en-US"/>
            </w:rPr>
          </w:rPrChange>
        </w:rPr>
        <w:tab/>
      </w:r>
      <w:proofErr w:type="spellStart"/>
      <w:r w:rsidRPr="00CF2EA4">
        <w:rPr>
          <w:rFonts w:ascii="Times New Roman" w:hAnsi="Times New Roman" w:cs="Times New Roman"/>
          <w:lang w:val="en-US"/>
          <w:rPrChange w:id="790" w:author="Diego Fabian Beltran Segura" w:date="2022-08-26T11:48:00Z">
            <w:rPr>
              <w:lang w:val="en-US"/>
            </w:rPr>
          </w:rPrChange>
        </w:rPr>
        <w:t>Kraaijeveld</w:t>
      </w:r>
      <w:proofErr w:type="spellEnd"/>
      <w:r w:rsidRPr="00CF2EA4">
        <w:rPr>
          <w:rFonts w:ascii="Times New Roman" w:hAnsi="Times New Roman" w:cs="Times New Roman"/>
          <w:lang w:val="en-US"/>
          <w:rPrChange w:id="791" w:author="Diego Fabian Beltran Segura" w:date="2022-08-26T11:48:00Z">
            <w:rPr>
              <w:lang w:val="en-US"/>
            </w:rPr>
          </w:rPrChange>
        </w:rPr>
        <w:t xml:space="preserve"> K, </w:t>
      </w:r>
      <w:proofErr w:type="spellStart"/>
      <w:r w:rsidRPr="00CF2EA4">
        <w:rPr>
          <w:rFonts w:ascii="Times New Roman" w:hAnsi="Times New Roman" w:cs="Times New Roman"/>
          <w:lang w:val="en-US"/>
          <w:rPrChange w:id="792" w:author="Diego Fabian Beltran Segura" w:date="2022-08-26T11:48:00Z">
            <w:rPr>
              <w:lang w:val="en-US"/>
            </w:rPr>
          </w:rPrChange>
        </w:rPr>
        <w:t>Kraaijeveld</w:t>
      </w:r>
      <w:proofErr w:type="spellEnd"/>
      <w:r w:rsidRPr="00CF2EA4">
        <w:rPr>
          <w:rFonts w:ascii="Times New Roman" w:hAnsi="Times New Roman" w:cs="Times New Roman"/>
          <w:lang w:val="en-US"/>
          <w:rPrChange w:id="793" w:author="Diego Fabian Beltran Segura" w:date="2022-08-26T11:48:00Z">
            <w:rPr>
              <w:lang w:val="en-US"/>
            </w:rPr>
          </w:rPrChange>
        </w:rPr>
        <w:t xml:space="preserve">-Smit FJL, </w:t>
      </w:r>
      <w:proofErr w:type="spellStart"/>
      <w:r w:rsidRPr="00CF2EA4">
        <w:rPr>
          <w:rFonts w:ascii="Times New Roman" w:hAnsi="Times New Roman" w:cs="Times New Roman"/>
          <w:lang w:val="en-US"/>
          <w:rPrChange w:id="794" w:author="Diego Fabian Beltran Segura" w:date="2022-08-26T11:48:00Z">
            <w:rPr>
              <w:lang w:val="en-US"/>
            </w:rPr>
          </w:rPrChange>
        </w:rPr>
        <w:t>Maan</w:t>
      </w:r>
      <w:proofErr w:type="spellEnd"/>
      <w:r w:rsidRPr="00CF2EA4">
        <w:rPr>
          <w:rFonts w:ascii="Times New Roman" w:hAnsi="Times New Roman" w:cs="Times New Roman"/>
          <w:lang w:val="en-US"/>
          <w:rPrChange w:id="795" w:author="Diego Fabian Beltran Segura" w:date="2022-08-26T11:48:00Z">
            <w:rPr>
              <w:lang w:val="en-US"/>
            </w:rPr>
          </w:rPrChange>
        </w:rPr>
        <w:t xml:space="preserve"> ME. Sexual selection and speciation: the comparative evidence revisited. Biological Reviews. 2011 May;86(2):367–77. </w:t>
      </w:r>
    </w:p>
    <w:p w14:paraId="2CD9C828" w14:textId="77777777" w:rsidR="00454D50" w:rsidRPr="00CF2EA4" w:rsidRDefault="00454D50" w:rsidP="00454D50">
      <w:pPr>
        <w:pStyle w:val="Bibliography"/>
        <w:rPr>
          <w:rFonts w:ascii="Times New Roman" w:hAnsi="Times New Roman" w:cs="Times New Roman"/>
          <w:lang w:val="en-US"/>
          <w:rPrChange w:id="796" w:author="Diego Fabian Beltran Segura" w:date="2022-08-26T11:48:00Z">
            <w:rPr>
              <w:lang w:val="en-US"/>
            </w:rPr>
          </w:rPrChange>
        </w:rPr>
      </w:pPr>
      <w:r w:rsidRPr="00CF2EA4">
        <w:rPr>
          <w:rFonts w:ascii="Times New Roman" w:hAnsi="Times New Roman" w:cs="Times New Roman"/>
          <w:lang w:val="en-US"/>
          <w:rPrChange w:id="797" w:author="Diego Fabian Beltran Segura" w:date="2022-08-26T11:48:00Z">
            <w:rPr>
              <w:lang w:val="en-US"/>
            </w:rPr>
          </w:rPrChange>
        </w:rPr>
        <w:t>62.</w:t>
      </w:r>
      <w:r w:rsidRPr="00CF2EA4">
        <w:rPr>
          <w:rFonts w:ascii="Times New Roman" w:hAnsi="Times New Roman" w:cs="Times New Roman"/>
          <w:lang w:val="en-US"/>
          <w:rPrChange w:id="798" w:author="Diego Fabian Beltran Segura" w:date="2022-08-26T11:48:00Z">
            <w:rPr>
              <w:lang w:val="en-US"/>
            </w:rPr>
          </w:rPrChange>
        </w:rPr>
        <w:tab/>
        <w:t xml:space="preserve">Rangel TF, Colwell RK, Graves GR, </w:t>
      </w:r>
      <w:proofErr w:type="spellStart"/>
      <w:r w:rsidRPr="00CF2EA4">
        <w:rPr>
          <w:rFonts w:ascii="Times New Roman" w:hAnsi="Times New Roman" w:cs="Times New Roman"/>
          <w:lang w:val="en-US"/>
          <w:rPrChange w:id="799" w:author="Diego Fabian Beltran Segura" w:date="2022-08-26T11:48:00Z">
            <w:rPr>
              <w:lang w:val="en-US"/>
            </w:rPr>
          </w:rPrChange>
        </w:rPr>
        <w:t>Fučíková</w:t>
      </w:r>
      <w:proofErr w:type="spellEnd"/>
      <w:r w:rsidRPr="00CF2EA4">
        <w:rPr>
          <w:rFonts w:ascii="Times New Roman" w:hAnsi="Times New Roman" w:cs="Times New Roman"/>
          <w:lang w:val="en-US"/>
          <w:rPrChange w:id="800" w:author="Diego Fabian Beltran Segura" w:date="2022-08-26T11:48:00Z">
            <w:rPr>
              <w:lang w:val="en-US"/>
            </w:rPr>
          </w:rPrChange>
        </w:rPr>
        <w:t xml:space="preserve"> K, </w:t>
      </w:r>
      <w:proofErr w:type="spellStart"/>
      <w:r w:rsidRPr="00CF2EA4">
        <w:rPr>
          <w:rFonts w:ascii="Times New Roman" w:hAnsi="Times New Roman" w:cs="Times New Roman"/>
          <w:lang w:val="en-US"/>
          <w:rPrChange w:id="801" w:author="Diego Fabian Beltran Segura" w:date="2022-08-26T11:48:00Z">
            <w:rPr>
              <w:lang w:val="en-US"/>
            </w:rPr>
          </w:rPrChange>
        </w:rPr>
        <w:t>Rahbek</w:t>
      </w:r>
      <w:proofErr w:type="spellEnd"/>
      <w:r w:rsidRPr="00CF2EA4">
        <w:rPr>
          <w:rFonts w:ascii="Times New Roman" w:hAnsi="Times New Roman" w:cs="Times New Roman"/>
          <w:lang w:val="en-US"/>
          <w:rPrChange w:id="802" w:author="Diego Fabian Beltran Segura" w:date="2022-08-26T11:48:00Z">
            <w:rPr>
              <w:lang w:val="en-US"/>
            </w:rPr>
          </w:rPrChange>
        </w:rPr>
        <w:t xml:space="preserve"> C, </w:t>
      </w:r>
      <w:proofErr w:type="spellStart"/>
      <w:r w:rsidRPr="00CF2EA4">
        <w:rPr>
          <w:rFonts w:ascii="Times New Roman" w:hAnsi="Times New Roman" w:cs="Times New Roman"/>
          <w:lang w:val="en-US"/>
          <w:rPrChange w:id="803" w:author="Diego Fabian Beltran Segura" w:date="2022-08-26T11:48:00Z">
            <w:rPr>
              <w:lang w:val="en-US"/>
            </w:rPr>
          </w:rPrChange>
        </w:rPr>
        <w:t>Diniz</w:t>
      </w:r>
      <w:proofErr w:type="spellEnd"/>
      <w:r w:rsidRPr="00CF2EA4">
        <w:rPr>
          <w:rFonts w:ascii="Times New Roman" w:hAnsi="Times New Roman" w:cs="Times New Roman"/>
          <w:lang w:val="en-US"/>
          <w:rPrChange w:id="804" w:author="Diego Fabian Beltran Segura" w:date="2022-08-26T11:48:00Z">
            <w:rPr>
              <w:lang w:val="en-US"/>
            </w:rPr>
          </w:rPrChange>
        </w:rPr>
        <w:t xml:space="preserve">‐Filho JAF. Phylogenetic uncertainty revisited: Implications for ecological analyses. Evolution. 2015;69(5):1301–12. </w:t>
      </w:r>
    </w:p>
    <w:p w14:paraId="39E06A58" w14:textId="77777777" w:rsidR="00454D50" w:rsidRPr="00CF2EA4" w:rsidRDefault="00454D50" w:rsidP="00454D50">
      <w:pPr>
        <w:pStyle w:val="Bibliography"/>
        <w:rPr>
          <w:rFonts w:ascii="Times New Roman" w:hAnsi="Times New Roman" w:cs="Times New Roman"/>
          <w:lang w:val="en-US"/>
          <w:rPrChange w:id="805" w:author="Diego Fabian Beltran Segura" w:date="2022-08-26T11:48:00Z">
            <w:rPr>
              <w:lang w:val="en-US"/>
            </w:rPr>
          </w:rPrChange>
        </w:rPr>
      </w:pPr>
      <w:r w:rsidRPr="00CF2EA4">
        <w:rPr>
          <w:rFonts w:ascii="Times New Roman" w:hAnsi="Times New Roman" w:cs="Times New Roman"/>
          <w:lang w:val="en-US"/>
          <w:rPrChange w:id="806" w:author="Diego Fabian Beltran Segura" w:date="2022-08-26T11:48:00Z">
            <w:rPr>
              <w:lang w:val="en-US"/>
            </w:rPr>
          </w:rPrChange>
        </w:rPr>
        <w:t>63.</w:t>
      </w:r>
      <w:r w:rsidRPr="00CF2EA4">
        <w:rPr>
          <w:rFonts w:ascii="Times New Roman" w:hAnsi="Times New Roman" w:cs="Times New Roman"/>
          <w:lang w:val="en-US"/>
          <w:rPrChange w:id="807" w:author="Diego Fabian Beltran Segura" w:date="2022-08-26T11:48:00Z">
            <w:rPr>
              <w:lang w:val="en-US"/>
            </w:rPr>
          </w:rPrChange>
        </w:rPr>
        <w:tab/>
        <w:t xml:space="preserve">Parker III TA, </w:t>
      </w:r>
      <w:proofErr w:type="spellStart"/>
      <w:r w:rsidRPr="00CF2EA4">
        <w:rPr>
          <w:rFonts w:ascii="Times New Roman" w:hAnsi="Times New Roman" w:cs="Times New Roman"/>
          <w:lang w:val="en-US"/>
          <w:rPrChange w:id="808" w:author="Diego Fabian Beltran Segura" w:date="2022-08-26T11:48:00Z">
            <w:rPr>
              <w:lang w:val="en-US"/>
            </w:rPr>
          </w:rPrChange>
        </w:rPr>
        <w:t>Stotz</w:t>
      </w:r>
      <w:proofErr w:type="spellEnd"/>
      <w:r w:rsidRPr="00CF2EA4">
        <w:rPr>
          <w:rFonts w:ascii="Times New Roman" w:hAnsi="Times New Roman" w:cs="Times New Roman"/>
          <w:lang w:val="en-US"/>
          <w:rPrChange w:id="809" w:author="Diego Fabian Beltran Segura" w:date="2022-08-26T11:48:00Z">
            <w:rPr>
              <w:lang w:val="en-US"/>
            </w:rPr>
          </w:rPrChange>
        </w:rPr>
        <w:t xml:space="preserve"> DF, Fitzpatrick JW. Ecological and distributional databases for neotropical birds. The University of Chicago Press; 1996. </w:t>
      </w:r>
    </w:p>
    <w:p w14:paraId="715C7434" w14:textId="77777777" w:rsidR="00454D50" w:rsidRPr="00CF2EA4" w:rsidRDefault="00454D50" w:rsidP="00454D50">
      <w:pPr>
        <w:pStyle w:val="Bibliography"/>
        <w:rPr>
          <w:rFonts w:ascii="Times New Roman" w:hAnsi="Times New Roman" w:cs="Times New Roman"/>
          <w:lang w:val="en-US"/>
          <w:rPrChange w:id="810" w:author="Diego Fabian Beltran Segura" w:date="2022-08-26T11:48:00Z">
            <w:rPr>
              <w:lang w:val="en-US"/>
            </w:rPr>
          </w:rPrChange>
        </w:rPr>
      </w:pPr>
      <w:r w:rsidRPr="00CF2EA4">
        <w:rPr>
          <w:rFonts w:ascii="Times New Roman" w:hAnsi="Times New Roman" w:cs="Times New Roman"/>
          <w:lang w:val="en-US"/>
          <w:rPrChange w:id="811" w:author="Diego Fabian Beltran Segura" w:date="2022-08-26T11:48:00Z">
            <w:rPr>
              <w:lang w:val="en-US"/>
            </w:rPr>
          </w:rPrChange>
        </w:rPr>
        <w:t>64.</w:t>
      </w:r>
      <w:r w:rsidRPr="00CF2EA4">
        <w:rPr>
          <w:rFonts w:ascii="Times New Roman" w:hAnsi="Times New Roman" w:cs="Times New Roman"/>
          <w:lang w:val="en-US"/>
          <w:rPrChange w:id="812" w:author="Diego Fabian Beltran Segura" w:date="2022-08-26T11:48:00Z">
            <w:rPr>
              <w:lang w:val="en-US"/>
            </w:rPr>
          </w:rPrChange>
        </w:rPr>
        <w:tab/>
        <w:t xml:space="preserve">Hadfield JD. MCMC Methods for Multi-Response Generalized Linear Mixed Models: The </w:t>
      </w:r>
      <w:proofErr w:type="spellStart"/>
      <w:r w:rsidRPr="00CF2EA4">
        <w:rPr>
          <w:rFonts w:ascii="Times New Roman" w:hAnsi="Times New Roman" w:cs="Times New Roman"/>
          <w:b/>
          <w:bCs/>
          <w:lang w:val="en-US"/>
          <w:rPrChange w:id="813" w:author="Diego Fabian Beltran Segura" w:date="2022-08-26T11:48:00Z">
            <w:rPr>
              <w:b/>
              <w:bCs/>
              <w:lang w:val="en-US"/>
            </w:rPr>
          </w:rPrChange>
        </w:rPr>
        <w:t>MCMCglmm</w:t>
      </w:r>
      <w:proofErr w:type="spellEnd"/>
      <w:r w:rsidRPr="00CF2EA4">
        <w:rPr>
          <w:rFonts w:ascii="Times New Roman" w:hAnsi="Times New Roman" w:cs="Times New Roman"/>
          <w:lang w:val="en-US"/>
          <w:rPrChange w:id="814" w:author="Diego Fabian Beltran Segura" w:date="2022-08-26T11:48:00Z">
            <w:rPr>
              <w:lang w:val="en-US"/>
            </w:rPr>
          </w:rPrChange>
        </w:rPr>
        <w:t xml:space="preserve"> </w:t>
      </w:r>
      <w:r w:rsidRPr="00CF2EA4">
        <w:rPr>
          <w:rFonts w:ascii="Times New Roman" w:hAnsi="Times New Roman" w:cs="Times New Roman"/>
          <w:i/>
          <w:iCs/>
          <w:lang w:val="en-US"/>
          <w:rPrChange w:id="815" w:author="Diego Fabian Beltran Segura" w:date="2022-08-26T11:48:00Z">
            <w:rPr>
              <w:i/>
              <w:iCs/>
              <w:lang w:val="en-US"/>
            </w:rPr>
          </w:rPrChange>
        </w:rPr>
        <w:t>R</w:t>
      </w:r>
      <w:r w:rsidRPr="00CF2EA4">
        <w:rPr>
          <w:rFonts w:ascii="Times New Roman" w:hAnsi="Times New Roman" w:cs="Times New Roman"/>
          <w:lang w:val="en-US"/>
          <w:rPrChange w:id="816" w:author="Diego Fabian Beltran Segura" w:date="2022-08-26T11:48:00Z">
            <w:rPr>
              <w:lang w:val="en-US"/>
            </w:rPr>
          </w:rPrChange>
        </w:rPr>
        <w:t xml:space="preserve"> Package. J Stat Soft [Internet]. 2010 [cited 2020 May 6];33(2). Available from: http://www.jstatsoft.org/v33/i02/</w:t>
      </w:r>
    </w:p>
    <w:p w14:paraId="02E2DE9D" w14:textId="77777777" w:rsidR="00454D50" w:rsidRPr="00CF2EA4" w:rsidRDefault="00454D50" w:rsidP="00454D50">
      <w:pPr>
        <w:pStyle w:val="Bibliography"/>
        <w:rPr>
          <w:rFonts w:ascii="Times New Roman" w:hAnsi="Times New Roman" w:cs="Times New Roman"/>
          <w:lang w:val="en-US"/>
          <w:rPrChange w:id="817" w:author="Diego Fabian Beltran Segura" w:date="2022-08-26T11:48:00Z">
            <w:rPr>
              <w:lang w:val="en-US"/>
            </w:rPr>
          </w:rPrChange>
        </w:rPr>
      </w:pPr>
      <w:r w:rsidRPr="00CF2EA4">
        <w:rPr>
          <w:rFonts w:ascii="Times New Roman" w:hAnsi="Times New Roman" w:cs="Times New Roman"/>
          <w:lang w:val="en-US"/>
          <w:rPrChange w:id="818" w:author="Diego Fabian Beltran Segura" w:date="2022-08-26T11:48:00Z">
            <w:rPr>
              <w:lang w:val="en-US"/>
            </w:rPr>
          </w:rPrChange>
        </w:rPr>
        <w:t>65.</w:t>
      </w:r>
      <w:r w:rsidRPr="00CF2EA4">
        <w:rPr>
          <w:rFonts w:ascii="Times New Roman" w:hAnsi="Times New Roman" w:cs="Times New Roman"/>
          <w:lang w:val="en-US"/>
          <w:rPrChange w:id="819" w:author="Diego Fabian Beltran Segura" w:date="2022-08-26T11:48:00Z">
            <w:rPr>
              <w:lang w:val="en-US"/>
            </w:rPr>
          </w:rPrChange>
        </w:rPr>
        <w:tab/>
        <w:t xml:space="preserve">Hadfield JD, Nakagawa S. General quantitative genetic methods for comparative biology: phylogenies, taxonomies and multi-trait models for continuous and categorical characters. Journal of Evolutionary Biology. 2010 Mar;23(3):494–508. </w:t>
      </w:r>
    </w:p>
    <w:p w14:paraId="5482D9EB" w14:textId="77777777" w:rsidR="00454D50" w:rsidRPr="00CF2EA4" w:rsidRDefault="00454D50" w:rsidP="00454D50">
      <w:pPr>
        <w:pStyle w:val="Bibliography"/>
        <w:rPr>
          <w:rFonts w:ascii="Times New Roman" w:hAnsi="Times New Roman" w:cs="Times New Roman"/>
          <w:lang w:val="en-US"/>
          <w:rPrChange w:id="820" w:author="Diego Fabian Beltran Segura" w:date="2022-08-26T11:48:00Z">
            <w:rPr>
              <w:lang w:val="en-US"/>
            </w:rPr>
          </w:rPrChange>
        </w:rPr>
      </w:pPr>
      <w:r w:rsidRPr="00CF2EA4">
        <w:rPr>
          <w:rFonts w:ascii="Times New Roman" w:hAnsi="Times New Roman" w:cs="Times New Roman"/>
          <w:lang w:val="en-US"/>
          <w:rPrChange w:id="821" w:author="Diego Fabian Beltran Segura" w:date="2022-08-26T11:48:00Z">
            <w:rPr>
              <w:lang w:val="en-US"/>
            </w:rPr>
          </w:rPrChange>
        </w:rPr>
        <w:t>66.</w:t>
      </w:r>
      <w:r w:rsidRPr="00CF2EA4">
        <w:rPr>
          <w:rFonts w:ascii="Times New Roman" w:hAnsi="Times New Roman" w:cs="Times New Roman"/>
          <w:lang w:val="en-US"/>
          <w:rPrChange w:id="822" w:author="Diego Fabian Beltran Segura" w:date="2022-08-26T11:48:00Z">
            <w:rPr>
              <w:lang w:val="en-US"/>
            </w:rPr>
          </w:rPrChange>
        </w:rPr>
        <w:tab/>
        <w:t xml:space="preserve">Gelman A, Rubin DB. Inference from Iterative Simulation Using Multiple Sequences. Statistical Science. 1992;7(4):457–511. </w:t>
      </w:r>
    </w:p>
    <w:p w14:paraId="3AEEDEA5" w14:textId="77777777" w:rsidR="00454D50" w:rsidRPr="00CF2EA4" w:rsidRDefault="00454D50" w:rsidP="00454D50">
      <w:pPr>
        <w:pStyle w:val="Bibliography"/>
        <w:rPr>
          <w:rFonts w:ascii="Times New Roman" w:hAnsi="Times New Roman" w:cs="Times New Roman"/>
          <w:lang w:val="en-US"/>
          <w:rPrChange w:id="823" w:author="Diego Fabian Beltran Segura" w:date="2022-08-26T11:48:00Z">
            <w:rPr>
              <w:lang w:val="en-US"/>
            </w:rPr>
          </w:rPrChange>
        </w:rPr>
      </w:pPr>
      <w:r w:rsidRPr="00CF2EA4">
        <w:rPr>
          <w:rFonts w:ascii="Times New Roman" w:hAnsi="Times New Roman" w:cs="Times New Roman"/>
          <w:lang w:val="en-US"/>
          <w:rPrChange w:id="824" w:author="Diego Fabian Beltran Segura" w:date="2022-08-26T11:48:00Z">
            <w:rPr>
              <w:lang w:val="en-US"/>
            </w:rPr>
          </w:rPrChange>
        </w:rPr>
        <w:lastRenderedPageBreak/>
        <w:t>67.</w:t>
      </w:r>
      <w:r w:rsidRPr="00CF2EA4">
        <w:rPr>
          <w:rFonts w:ascii="Times New Roman" w:hAnsi="Times New Roman" w:cs="Times New Roman"/>
          <w:lang w:val="en-US"/>
          <w:rPrChange w:id="825" w:author="Diego Fabian Beltran Segura" w:date="2022-08-26T11:48:00Z">
            <w:rPr>
              <w:lang w:val="en-US"/>
            </w:rPr>
          </w:rPrChange>
        </w:rPr>
        <w:tab/>
        <w:t xml:space="preserve">Tobias JA, Sheard C, </w:t>
      </w:r>
      <w:proofErr w:type="spellStart"/>
      <w:r w:rsidRPr="00CF2EA4">
        <w:rPr>
          <w:rFonts w:ascii="Times New Roman" w:hAnsi="Times New Roman" w:cs="Times New Roman"/>
          <w:lang w:val="en-US"/>
          <w:rPrChange w:id="826" w:author="Diego Fabian Beltran Segura" w:date="2022-08-26T11:48:00Z">
            <w:rPr>
              <w:lang w:val="en-US"/>
            </w:rPr>
          </w:rPrChange>
        </w:rPr>
        <w:t>Pigot</w:t>
      </w:r>
      <w:proofErr w:type="spellEnd"/>
      <w:r w:rsidRPr="00CF2EA4">
        <w:rPr>
          <w:rFonts w:ascii="Times New Roman" w:hAnsi="Times New Roman" w:cs="Times New Roman"/>
          <w:lang w:val="en-US"/>
          <w:rPrChange w:id="827" w:author="Diego Fabian Beltran Segura" w:date="2022-08-26T11:48:00Z">
            <w:rPr>
              <w:lang w:val="en-US"/>
            </w:rPr>
          </w:rPrChange>
        </w:rPr>
        <w:t xml:space="preserve"> AL, Devenish AJM, Yang J, </w:t>
      </w:r>
      <w:proofErr w:type="spellStart"/>
      <w:r w:rsidRPr="00CF2EA4">
        <w:rPr>
          <w:rFonts w:ascii="Times New Roman" w:hAnsi="Times New Roman" w:cs="Times New Roman"/>
          <w:lang w:val="en-US"/>
          <w:rPrChange w:id="828" w:author="Diego Fabian Beltran Segura" w:date="2022-08-26T11:48:00Z">
            <w:rPr>
              <w:lang w:val="en-US"/>
            </w:rPr>
          </w:rPrChange>
        </w:rPr>
        <w:t>Sayol</w:t>
      </w:r>
      <w:proofErr w:type="spellEnd"/>
      <w:r w:rsidRPr="00CF2EA4">
        <w:rPr>
          <w:rFonts w:ascii="Times New Roman" w:hAnsi="Times New Roman" w:cs="Times New Roman"/>
          <w:lang w:val="en-US"/>
          <w:rPrChange w:id="829" w:author="Diego Fabian Beltran Segura" w:date="2022-08-26T11:48:00Z">
            <w:rPr>
              <w:lang w:val="en-US"/>
            </w:rPr>
          </w:rPrChange>
        </w:rPr>
        <w:t xml:space="preserve"> F, et al. AVONET: morphological, ecological and geographical data for all birds. Coulson T, editor. Ecology Letters. 2022 Mar;25(3):581–97. </w:t>
      </w:r>
    </w:p>
    <w:p w14:paraId="78E03B5A" w14:textId="77777777" w:rsidR="00454D50" w:rsidRPr="00CF2EA4" w:rsidRDefault="00454D50" w:rsidP="00454D50">
      <w:pPr>
        <w:pStyle w:val="Bibliography"/>
        <w:rPr>
          <w:rFonts w:ascii="Times New Roman" w:hAnsi="Times New Roman" w:cs="Times New Roman"/>
          <w:lang w:val="en-US"/>
          <w:rPrChange w:id="830" w:author="Diego Fabian Beltran Segura" w:date="2022-08-26T11:48:00Z">
            <w:rPr>
              <w:lang w:val="en-US"/>
            </w:rPr>
          </w:rPrChange>
        </w:rPr>
      </w:pPr>
      <w:r w:rsidRPr="00CF2EA4">
        <w:rPr>
          <w:rFonts w:ascii="Times New Roman" w:hAnsi="Times New Roman" w:cs="Times New Roman"/>
          <w:lang w:val="en-US"/>
          <w:rPrChange w:id="831" w:author="Diego Fabian Beltran Segura" w:date="2022-08-26T11:48:00Z">
            <w:rPr>
              <w:lang w:val="en-US"/>
            </w:rPr>
          </w:rPrChange>
        </w:rPr>
        <w:t>68.</w:t>
      </w:r>
      <w:r w:rsidRPr="00CF2EA4">
        <w:rPr>
          <w:rFonts w:ascii="Times New Roman" w:hAnsi="Times New Roman" w:cs="Times New Roman"/>
          <w:lang w:val="en-US"/>
          <w:rPrChange w:id="832" w:author="Diego Fabian Beltran Segura" w:date="2022-08-26T11:48:00Z">
            <w:rPr>
              <w:lang w:val="en-US"/>
            </w:rPr>
          </w:rPrChange>
        </w:rPr>
        <w:tab/>
      </w:r>
      <w:proofErr w:type="spellStart"/>
      <w:r w:rsidRPr="00CF2EA4">
        <w:rPr>
          <w:rFonts w:ascii="Times New Roman" w:hAnsi="Times New Roman" w:cs="Times New Roman"/>
          <w:lang w:val="en-US"/>
          <w:rPrChange w:id="833" w:author="Diego Fabian Beltran Segura" w:date="2022-08-26T11:48:00Z">
            <w:rPr>
              <w:lang w:val="en-US"/>
            </w:rPr>
          </w:rPrChange>
        </w:rPr>
        <w:t>Badyaev</w:t>
      </w:r>
      <w:proofErr w:type="spellEnd"/>
      <w:r w:rsidRPr="00CF2EA4">
        <w:rPr>
          <w:rFonts w:ascii="Times New Roman" w:hAnsi="Times New Roman" w:cs="Times New Roman"/>
          <w:lang w:val="en-US"/>
          <w:rPrChange w:id="834" w:author="Diego Fabian Beltran Segura" w:date="2022-08-26T11:48:00Z">
            <w:rPr>
              <w:lang w:val="en-US"/>
            </w:rPr>
          </w:rPrChange>
        </w:rPr>
        <w:t xml:space="preserve"> AV. Altitudinal variation in sexual dimorphism: a new pattern and alternative hypotheses. Behavioral Ecology. 1997;8(6):675–90. </w:t>
      </w:r>
    </w:p>
    <w:p w14:paraId="4D51DC9D" w14:textId="77777777" w:rsidR="00454D50" w:rsidRPr="00CF2EA4" w:rsidRDefault="00454D50" w:rsidP="00454D50">
      <w:pPr>
        <w:pStyle w:val="Bibliography"/>
        <w:rPr>
          <w:rFonts w:ascii="Times New Roman" w:hAnsi="Times New Roman" w:cs="Times New Roman"/>
          <w:lang w:val="en-US"/>
          <w:rPrChange w:id="835" w:author="Diego Fabian Beltran Segura" w:date="2022-08-26T11:48:00Z">
            <w:rPr>
              <w:lang w:val="en-US"/>
            </w:rPr>
          </w:rPrChange>
        </w:rPr>
      </w:pPr>
      <w:r w:rsidRPr="00CF2EA4">
        <w:rPr>
          <w:rFonts w:ascii="Times New Roman" w:hAnsi="Times New Roman" w:cs="Times New Roman"/>
          <w:lang w:val="en-US"/>
          <w:rPrChange w:id="836" w:author="Diego Fabian Beltran Segura" w:date="2022-08-26T11:48:00Z">
            <w:rPr>
              <w:lang w:val="en-US"/>
            </w:rPr>
          </w:rPrChange>
        </w:rPr>
        <w:t>69.</w:t>
      </w:r>
      <w:r w:rsidRPr="00CF2EA4">
        <w:rPr>
          <w:rFonts w:ascii="Times New Roman" w:hAnsi="Times New Roman" w:cs="Times New Roman"/>
          <w:lang w:val="en-US"/>
          <w:rPrChange w:id="837" w:author="Diego Fabian Beltran Segura" w:date="2022-08-26T11:48:00Z">
            <w:rPr>
              <w:lang w:val="en-US"/>
            </w:rPr>
          </w:rPrChange>
        </w:rPr>
        <w:tab/>
      </w:r>
      <w:proofErr w:type="spellStart"/>
      <w:r w:rsidRPr="00CF2EA4">
        <w:rPr>
          <w:rFonts w:ascii="Times New Roman" w:hAnsi="Times New Roman" w:cs="Times New Roman"/>
          <w:lang w:val="en-US"/>
          <w:rPrChange w:id="838" w:author="Diego Fabian Beltran Segura" w:date="2022-08-26T11:48:00Z">
            <w:rPr>
              <w:lang w:val="en-US"/>
            </w:rPr>
          </w:rPrChange>
        </w:rPr>
        <w:t>Badyaev</w:t>
      </w:r>
      <w:proofErr w:type="spellEnd"/>
      <w:r w:rsidRPr="00CF2EA4">
        <w:rPr>
          <w:rFonts w:ascii="Times New Roman" w:hAnsi="Times New Roman" w:cs="Times New Roman"/>
          <w:lang w:val="en-US"/>
          <w:rPrChange w:id="839" w:author="Diego Fabian Beltran Segura" w:date="2022-08-26T11:48:00Z">
            <w:rPr>
              <w:lang w:val="en-US"/>
            </w:rPr>
          </w:rPrChange>
        </w:rPr>
        <w:t xml:space="preserve"> AV. Covariation between life history and sexually selected traits: an example with cardueline finches. Oikos. </w:t>
      </w:r>
      <w:proofErr w:type="gramStart"/>
      <w:r w:rsidRPr="00CF2EA4">
        <w:rPr>
          <w:rFonts w:ascii="Times New Roman" w:hAnsi="Times New Roman" w:cs="Times New Roman"/>
          <w:lang w:val="en-US"/>
          <w:rPrChange w:id="840" w:author="Diego Fabian Beltran Segura" w:date="2022-08-26T11:48:00Z">
            <w:rPr>
              <w:lang w:val="en-US"/>
            </w:rPr>
          </w:rPrChange>
        </w:rPr>
        <w:t>1997;80:128</w:t>
      </w:r>
      <w:proofErr w:type="gramEnd"/>
      <w:r w:rsidRPr="00CF2EA4">
        <w:rPr>
          <w:rFonts w:ascii="Times New Roman" w:hAnsi="Times New Roman" w:cs="Times New Roman"/>
          <w:lang w:val="en-US"/>
          <w:rPrChange w:id="841" w:author="Diego Fabian Beltran Segura" w:date="2022-08-26T11:48:00Z">
            <w:rPr>
              <w:lang w:val="en-US"/>
            </w:rPr>
          </w:rPrChange>
        </w:rPr>
        <w:t xml:space="preserve">–38. </w:t>
      </w:r>
    </w:p>
    <w:p w14:paraId="588942AF" w14:textId="77777777" w:rsidR="00454D50" w:rsidRPr="00CF2EA4" w:rsidRDefault="00454D50" w:rsidP="00454D50">
      <w:pPr>
        <w:pStyle w:val="Bibliography"/>
        <w:rPr>
          <w:rFonts w:ascii="Times New Roman" w:hAnsi="Times New Roman" w:cs="Times New Roman"/>
          <w:lang w:val="en-US"/>
          <w:rPrChange w:id="842" w:author="Diego Fabian Beltran Segura" w:date="2022-08-26T11:48:00Z">
            <w:rPr>
              <w:lang w:val="en-US"/>
            </w:rPr>
          </w:rPrChange>
        </w:rPr>
      </w:pPr>
      <w:r w:rsidRPr="00CF2EA4">
        <w:rPr>
          <w:rFonts w:ascii="Times New Roman" w:hAnsi="Times New Roman" w:cs="Times New Roman"/>
          <w:lang w:val="en-US"/>
          <w:rPrChange w:id="843" w:author="Diego Fabian Beltran Segura" w:date="2022-08-26T11:48:00Z">
            <w:rPr>
              <w:lang w:val="en-US"/>
            </w:rPr>
          </w:rPrChange>
        </w:rPr>
        <w:t>70.</w:t>
      </w:r>
      <w:r w:rsidRPr="00CF2EA4">
        <w:rPr>
          <w:rFonts w:ascii="Times New Roman" w:hAnsi="Times New Roman" w:cs="Times New Roman"/>
          <w:lang w:val="en-US"/>
          <w:rPrChange w:id="844" w:author="Diego Fabian Beltran Segura" w:date="2022-08-26T11:48:00Z">
            <w:rPr>
              <w:lang w:val="en-US"/>
            </w:rPr>
          </w:rPrChange>
        </w:rPr>
        <w:tab/>
      </w:r>
      <w:proofErr w:type="spellStart"/>
      <w:r w:rsidRPr="00CF2EA4">
        <w:rPr>
          <w:rFonts w:ascii="Times New Roman" w:hAnsi="Times New Roman" w:cs="Times New Roman"/>
          <w:lang w:val="en-US"/>
          <w:rPrChange w:id="845" w:author="Diego Fabian Beltran Segura" w:date="2022-08-26T11:48:00Z">
            <w:rPr>
              <w:lang w:val="en-US"/>
            </w:rPr>
          </w:rPrChange>
        </w:rPr>
        <w:t>Bleiweiss</w:t>
      </w:r>
      <w:proofErr w:type="spellEnd"/>
      <w:r w:rsidRPr="00CF2EA4">
        <w:rPr>
          <w:rFonts w:ascii="Times New Roman" w:hAnsi="Times New Roman" w:cs="Times New Roman"/>
          <w:lang w:val="en-US"/>
          <w:rPrChange w:id="846" w:author="Diego Fabian Beltran Segura" w:date="2022-08-26T11:48:00Z">
            <w:rPr>
              <w:lang w:val="en-US"/>
            </w:rPr>
          </w:rPrChange>
        </w:rPr>
        <w:t xml:space="preserve"> R. Reversed plumage ontogeny in a female hummingbird: implications for the evolution of iridescent </w:t>
      </w:r>
      <w:proofErr w:type="spellStart"/>
      <w:r w:rsidRPr="00CF2EA4">
        <w:rPr>
          <w:rFonts w:ascii="Times New Roman" w:hAnsi="Times New Roman" w:cs="Times New Roman"/>
          <w:lang w:val="en-US"/>
          <w:rPrChange w:id="847" w:author="Diego Fabian Beltran Segura" w:date="2022-08-26T11:48:00Z">
            <w:rPr>
              <w:lang w:val="en-US"/>
            </w:rPr>
          </w:rPrChange>
        </w:rPr>
        <w:t>colours</w:t>
      </w:r>
      <w:proofErr w:type="spellEnd"/>
      <w:r w:rsidRPr="00CF2EA4">
        <w:rPr>
          <w:rFonts w:ascii="Times New Roman" w:hAnsi="Times New Roman" w:cs="Times New Roman"/>
          <w:lang w:val="en-US"/>
          <w:rPrChange w:id="848" w:author="Diego Fabian Beltran Segura" w:date="2022-08-26T11:48:00Z">
            <w:rPr>
              <w:lang w:val="en-US"/>
            </w:rPr>
          </w:rPrChange>
        </w:rPr>
        <w:t xml:space="preserve"> and sexual dichromatism. Biological Journal of the Linnean Society. 1992 Oct;47(2):183–95. </w:t>
      </w:r>
    </w:p>
    <w:p w14:paraId="24D010A3" w14:textId="77777777" w:rsidR="00454D50" w:rsidRPr="00CF2EA4" w:rsidRDefault="00454D50" w:rsidP="00454D50">
      <w:pPr>
        <w:pStyle w:val="Bibliography"/>
        <w:rPr>
          <w:rFonts w:ascii="Times New Roman" w:hAnsi="Times New Roman" w:cs="Times New Roman"/>
          <w:lang w:val="en-US"/>
          <w:rPrChange w:id="849" w:author="Diego Fabian Beltran Segura" w:date="2022-08-26T11:48:00Z">
            <w:rPr>
              <w:lang w:val="en-US"/>
            </w:rPr>
          </w:rPrChange>
        </w:rPr>
      </w:pPr>
      <w:r w:rsidRPr="00CF2EA4">
        <w:rPr>
          <w:rFonts w:ascii="Times New Roman" w:hAnsi="Times New Roman" w:cs="Times New Roman"/>
          <w:lang w:val="en-US"/>
          <w:rPrChange w:id="850" w:author="Diego Fabian Beltran Segura" w:date="2022-08-26T11:48:00Z">
            <w:rPr>
              <w:lang w:val="en-US"/>
            </w:rPr>
          </w:rPrChange>
        </w:rPr>
        <w:t>71.</w:t>
      </w:r>
      <w:r w:rsidRPr="00CF2EA4">
        <w:rPr>
          <w:rFonts w:ascii="Times New Roman" w:hAnsi="Times New Roman" w:cs="Times New Roman"/>
          <w:lang w:val="en-US"/>
          <w:rPrChange w:id="851" w:author="Diego Fabian Beltran Segura" w:date="2022-08-26T11:48:00Z">
            <w:rPr>
              <w:lang w:val="en-US"/>
            </w:rPr>
          </w:rPrChange>
        </w:rPr>
        <w:tab/>
        <w:t xml:space="preserve">Dunn PO, Whittingham LA, Pitcher TE. Mating Systems, Sperm Competition, and the Evolution of Sexual Dimorphism in Birds. Evolution. 2001;55(1):161–75. </w:t>
      </w:r>
    </w:p>
    <w:p w14:paraId="5D1B079E" w14:textId="77777777" w:rsidR="00454D50" w:rsidRPr="00CF2EA4" w:rsidRDefault="00454D50" w:rsidP="00454D50">
      <w:pPr>
        <w:pStyle w:val="Bibliography"/>
        <w:rPr>
          <w:rFonts w:ascii="Times New Roman" w:hAnsi="Times New Roman" w:cs="Times New Roman"/>
          <w:lang w:val="en-US"/>
          <w:rPrChange w:id="852" w:author="Diego Fabian Beltran Segura" w:date="2022-08-26T11:48:00Z">
            <w:rPr>
              <w:lang w:val="en-US"/>
            </w:rPr>
          </w:rPrChange>
        </w:rPr>
      </w:pPr>
      <w:r w:rsidRPr="00CF2EA4">
        <w:rPr>
          <w:rFonts w:ascii="Times New Roman" w:hAnsi="Times New Roman" w:cs="Times New Roman"/>
          <w:lang w:val="en-US"/>
          <w:rPrChange w:id="853" w:author="Diego Fabian Beltran Segura" w:date="2022-08-26T11:48:00Z">
            <w:rPr>
              <w:lang w:val="en-US"/>
            </w:rPr>
          </w:rPrChange>
        </w:rPr>
        <w:t>72.</w:t>
      </w:r>
      <w:r w:rsidRPr="00CF2EA4">
        <w:rPr>
          <w:rFonts w:ascii="Times New Roman" w:hAnsi="Times New Roman" w:cs="Times New Roman"/>
          <w:lang w:val="en-US"/>
          <w:rPrChange w:id="854" w:author="Diego Fabian Beltran Segura" w:date="2022-08-26T11:48:00Z">
            <w:rPr>
              <w:lang w:val="en-US"/>
            </w:rPr>
          </w:rPrChange>
        </w:rPr>
        <w:tab/>
      </w:r>
      <w:proofErr w:type="spellStart"/>
      <w:r w:rsidRPr="00CF2EA4">
        <w:rPr>
          <w:rFonts w:ascii="Times New Roman" w:hAnsi="Times New Roman" w:cs="Times New Roman"/>
          <w:lang w:val="en-US"/>
          <w:rPrChange w:id="855" w:author="Diego Fabian Beltran Segura" w:date="2022-08-26T11:48:00Z">
            <w:rPr>
              <w:lang w:val="en-US"/>
            </w:rPr>
          </w:rPrChange>
        </w:rPr>
        <w:t>Bleiweiss</w:t>
      </w:r>
      <w:proofErr w:type="spellEnd"/>
      <w:r w:rsidRPr="00CF2EA4">
        <w:rPr>
          <w:rFonts w:ascii="Times New Roman" w:hAnsi="Times New Roman" w:cs="Times New Roman"/>
          <w:lang w:val="en-US"/>
          <w:rPrChange w:id="856" w:author="Diego Fabian Beltran Segura" w:date="2022-08-26T11:48:00Z">
            <w:rPr>
              <w:lang w:val="en-US"/>
            </w:rPr>
          </w:rPrChange>
        </w:rPr>
        <w:t xml:space="preserve"> R. Covariation of sexual dichromatism and plumage </w:t>
      </w:r>
      <w:proofErr w:type="spellStart"/>
      <w:r w:rsidRPr="00CF2EA4">
        <w:rPr>
          <w:rFonts w:ascii="Times New Roman" w:hAnsi="Times New Roman" w:cs="Times New Roman"/>
          <w:lang w:val="en-US"/>
          <w:rPrChange w:id="857" w:author="Diego Fabian Beltran Segura" w:date="2022-08-26T11:48:00Z">
            <w:rPr>
              <w:lang w:val="en-US"/>
            </w:rPr>
          </w:rPrChange>
        </w:rPr>
        <w:t>colours</w:t>
      </w:r>
      <w:proofErr w:type="spellEnd"/>
      <w:r w:rsidRPr="00CF2EA4">
        <w:rPr>
          <w:rFonts w:ascii="Times New Roman" w:hAnsi="Times New Roman" w:cs="Times New Roman"/>
          <w:lang w:val="en-US"/>
          <w:rPrChange w:id="858" w:author="Diego Fabian Beltran Segura" w:date="2022-08-26T11:48:00Z">
            <w:rPr>
              <w:lang w:val="en-US"/>
            </w:rPr>
          </w:rPrChange>
        </w:rPr>
        <w:t xml:space="preserve"> in lekking and non-lekking birds: A comparative analysis. Evolutionary Ecology. </w:t>
      </w:r>
      <w:proofErr w:type="gramStart"/>
      <w:r w:rsidRPr="00CF2EA4">
        <w:rPr>
          <w:rFonts w:ascii="Times New Roman" w:hAnsi="Times New Roman" w:cs="Times New Roman"/>
          <w:lang w:val="en-US"/>
          <w:rPrChange w:id="859" w:author="Diego Fabian Beltran Segura" w:date="2022-08-26T11:48:00Z">
            <w:rPr>
              <w:lang w:val="en-US"/>
            </w:rPr>
          </w:rPrChange>
        </w:rPr>
        <w:t>1997;11:217</w:t>
      </w:r>
      <w:proofErr w:type="gramEnd"/>
      <w:r w:rsidRPr="00CF2EA4">
        <w:rPr>
          <w:rFonts w:ascii="Times New Roman" w:hAnsi="Times New Roman" w:cs="Times New Roman"/>
          <w:lang w:val="en-US"/>
          <w:rPrChange w:id="860" w:author="Diego Fabian Beltran Segura" w:date="2022-08-26T11:48:00Z">
            <w:rPr>
              <w:lang w:val="en-US"/>
            </w:rPr>
          </w:rPrChange>
        </w:rPr>
        <w:t xml:space="preserve">–35. </w:t>
      </w:r>
    </w:p>
    <w:p w14:paraId="71002065" w14:textId="77777777" w:rsidR="00454D50" w:rsidRPr="00CF2EA4" w:rsidRDefault="00454D50" w:rsidP="00454D50">
      <w:pPr>
        <w:pStyle w:val="Bibliography"/>
        <w:rPr>
          <w:rFonts w:ascii="Times New Roman" w:hAnsi="Times New Roman" w:cs="Times New Roman"/>
          <w:lang w:val="en-US"/>
          <w:rPrChange w:id="861" w:author="Diego Fabian Beltran Segura" w:date="2022-08-26T11:48:00Z">
            <w:rPr>
              <w:lang w:val="en-US"/>
            </w:rPr>
          </w:rPrChange>
        </w:rPr>
      </w:pPr>
      <w:r w:rsidRPr="00CF2EA4">
        <w:rPr>
          <w:rFonts w:ascii="Times New Roman" w:hAnsi="Times New Roman" w:cs="Times New Roman"/>
          <w:lang w:val="en-US"/>
          <w:rPrChange w:id="862" w:author="Diego Fabian Beltran Segura" w:date="2022-08-26T11:48:00Z">
            <w:rPr>
              <w:lang w:val="en-US"/>
            </w:rPr>
          </w:rPrChange>
        </w:rPr>
        <w:t>73.</w:t>
      </w:r>
      <w:r w:rsidRPr="00CF2EA4">
        <w:rPr>
          <w:rFonts w:ascii="Times New Roman" w:hAnsi="Times New Roman" w:cs="Times New Roman"/>
          <w:lang w:val="en-US"/>
          <w:rPrChange w:id="863" w:author="Diego Fabian Beltran Segura" w:date="2022-08-26T11:48:00Z">
            <w:rPr>
              <w:lang w:val="en-US"/>
            </w:rPr>
          </w:rPrChange>
        </w:rPr>
        <w:tab/>
      </w:r>
      <w:proofErr w:type="spellStart"/>
      <w:r w:rsidRPr="00CF2EA4">
        <w:rPr>
          <w:rFonts w:ascii="Times New Roman" w:hAnsi="Times New Roman" w:cs="Times New Roman"/>
          <w:lang w:val="en-US"/>
          <w:rPrChange w:id="864" w:author="Diego Fabian Beltran Segura" w:date="2022-08-26T11:48:00Z">
            <w:rPr>
              <w:lang w:val="en-US"/>
            </w:rPr>
          </w:rPrChange>
        </w:rPr>
        <w:t>Matysioková</w:t>
      </w:r>
      <w:proofErr w:type="spellEnd"/>
      <w:r w:rsidRPr="00CF2EA4">
        <w:rPr>
          <w:rFonts w:ascii="Times New Roman" w:hAnsi="Times New Roman" w:cs="Times New Roman"/>
          <w:lang w:val="en-US"/>
          <w:rPrChange w:id="865" w:author="Diego Fabian Beltran Segura" w:date="2022-08-26T11:48:00Z">
            <w:rPr>
              <w:lang w:val="en-US"/>
            </w:rPr>
          </w:rPrChange>
        </w:rPr>
        <w:t xml:space="preserve"> B, </w:t>
      </w:r>
      <w:proofErr w:type="spellStart"/>
      <w:r w:rsidRPr="00CF2EA4">
        <w:rPr>
          <w:rFonts w:ascii="Times New Roman" w:hAnsi="Times New Roman" w:cs="Times New Roman"/>
          <w:lang w:val="en-US"/>
          <w:rPrChange w:id="866" w:author="Diego Fabian Beltran Segura" w:date="2022-08-26T11:48:00Z">
            <w:rPr>
              <w:lang w:val="en-US"/>
            </w:rPr>
          </w:rPrChange>
        </w:rPr>
        <w:t>Remes</w:t>
      </w:r>
      <w:proofErr w:type="spellEnd"/>
      <w:r w:rsidRPr="00CF2EA4">
        <w:rPr>
          <w:rFonts w:ascii="Times New Roman" w:hAnsi="Times New Roman" w:cs="Times New Roman"/>
          <w:lang w:val="en-US"/>
          <w:rPrChange w:id="867" w:author="Diego Fabian Beltran Segura" w:date="2022-08-26T11:48:00Z">
            <w:rPr>
              <w:lang w:val="en-US"/>
            </w:rPr>
          </w:rPrChange>
        </w:rPr>
        <w:t xml:space="preserve"> V, Cockburn A. Broad-scale variation in sexual dichromatism in songbirds is not explained by sex differences in exposure to predators during incubation. Journal of Avian Biology. 2017;48(10):1322–30. </w:t>
      </w:r>
    </w:p>
    <w:p w14:paraId="2CE7C764" w14:textId="77777777" w:rsidR="00454D50" w:rsidRPr="00CF2EA4" w:rsidRDefault="00454D50" w:rsidP="00454D50">
      <w:pPr>
        <w:pStyle w:val="Bibliography"/>
        <w:rPr>
          <w:rFonts w:ascii="Times New Roman" w:hAnsi="Times New Roman" w:cs="Times New Roman"/>
          <w:lang w:val="en-US"/>
          <w:rPrChange w:id="868" w:author="Diego Fabian Beltran Segura" w:date="2022-08-26T11:48:00Z">
            <w:rPr>
              <w:lang w:val="en-US"/>
            </w:rPr>
          </w:rPrChange>
        </w:rPr>
      </w:pPr>
      <w:r w:rsidRPr="00CF2EA4">
        <w:rPr>
          <w:rFonts w:ascii="Times New Roman" w:hAnsi="Times New Roman" w:cs="Times New Roman"/>
          <w:lang w:val="en-US"/>
          <w:rPrChange w:id="869" w:author="Diego Fabian Beltran Segura" w:date="2022-08-26T11:48:00Z">
            <w:rPr>
              <w:lang w:val="en-US"/>
            </w:rPr>
          </w:rPrChange>
        </w:rPr>
        <w:t>74.</w:t>
      </w:r>
      <w:r w:rsidRPr="00CF2EA4">
        <w:rPr>
          <w:rFonts w:ascii="Times New Roman" w:hAnsi="Times New Roman" w:cs="Times New Roman"/>
          <w:lang w:val="en-US"/>
          <w:rPrChange w:id="870" w:author="Diego Fabian Beltran Segura" w:date="2022-08-26T11:48:00Z">
            <w:rPr>
              <w:lang w:val="en-US"/>
            </w:rPr>
          </w:rPrChange>
        </w:rPr>
        <w:tab/>
        <w:t xml:space="preserve">Brush AH. Pigments in hybrid, variant and melanic tanagers (birds). Comparative Biochemistry and Physiology. 1970 Oct 15;36(4):785–93. </w:t>
      </w:r>
    </w:p>
    <w:p w14:paraId="52D9152E" w14:textId="77777777" w:rsidR="00454D50" w:rsidRPr="00CF2EA4" w:rsidRDefault="00454D50" w:rsidP="00454D50">
      <w:pPr>
        <w:pStyle w:val="Bibliography"/>
        <w:rPr>
          <w:rFonts w:ascii="Times New Roman" w:hAnsi="Times New Roman" w:cs="Times New Roman"/>
          <w:lang w:val="en-US"/>
          <w:rPrChange w:id="871" w:author="Diego Fabian Beltran Segura" w:date="2022-08-26T11:48:00Z">
            <w:rPr>
              <w:lang w:val="en-US"/>
            </w:rPr>
          </w:rPrChange>
        </w:rPr>
      </w:pPr>
      <w:r w:rsidRPr="00CF2EA4">
        <w:rPr>
          <w:rFonts w:ascii="Times New Roman" w:hAnsi="Times New Roman" w:cs="Times New Roman"/>
          <w:lang w:val="en-US"/>
          <w:rPrChange w:id="872" w:author="Diego Fabian Beltran Segura" w:date="2022-08-26T11:48:00Z">
            <w:rPr>
              <w:lang w:val="en-US"/>
            </w:rPr>
          </w:rPrChange>
        </w:rPr>
        <w:t>75.</w:t>
      </w:r>
      <w:r w:rsidRPr="00CF2EA4">
        <w:rPr>
          <w:rFonts w:ascii="Times New Roman" w:hAnsi="Times New Roman" w:cs="Times New Roman"/>
          <w:lang w:val="en-US"/>
          <w:rPrChange w:id="873" w:author="Diego Fabian Beltran Segura" w:date="2022-08-26T11:48:00Z">
            <w:rPr>
              <w:lang w:val="en-US"/>
            </w:rPr>
          </w:rPrChange>
        </w:rPr>
        <w:tab/>
        <w:t xml:space="preserve">Stuart-Fox D, Newton E, Mulder RA, </w:t>
      </w:r>
      <w:proofErr w:type="spellStart"/>
      <w:r w:rsidRPr="00CF2EA4">
        <w:rPr>
          <w:rFonts w:ascii="Times New Roman" w:hAnsi="Times New Roman" w:cs="Times New Roman"/>
          <w:lang w:val="en-US"/>
          <w:rPrChange w:id="874" w:author="Diego Fabian Beltran Segura" w:date="2022-08-26T11:48:00Z">
            <w:rPr>
              <w:lang w:val="en-US"/>
            </w:rPr>
          </w:rPrChange>
        </w:rPr>
        <w:t>D’Alba</w:t>
      </w:r>
      <w:proofErr w:type="spellEnd"/>
      <w:r w:rsidRPr="00CF2EA4">
        <w:rPr>
          <w:rFonts w:ascii="Times New Roman" w:hAnsi="Times New Roman" w:cs="Times New Roman"/>
          <w:lang w:val="en-US"/>
          <w:rPrChange w:id="875" w:author="Diego Fabian Beltran Segura" w:date="2022-08-26T11:48:00Z">
            <w:rPr>
              <w:lang w:val="en-US"/>
            </w:rPr>
          </w:rPrChange>
        </w:rPr>
        <w:t xml:space="preserve"> L, </w:t>
      </w:r>
      <w:proofErr w:type="spellStart"/>
      <w:r w:rsidRPr="00CF2EA4">
        <w:rPr>
          <w:rFonts w:ascii="Times New Roman" w:hAnsi="Times New Roman" w:cs="Times New Roman"/>
          <w:lang w:val="en-US"/>
          <w:rPrChange w:id="876" w:author="Diego Fabian Beltran Segura" w:date="2022-08-26T11:48:00Z">
            <w:rPr>
              <w:lang w:val="en-US"/>
            </w:rPr>
          </w:rPrChange>
        </w:rPr>
        <w:t>Shawkey</w:t>
      </w:r>
      <w:proofErr w:type="spellEnd"/>
      <w:r w:rsidRPr="00CF2EA4">
        <w:rPr>
          <w:rFonts w:ascii="Times New Roman" w:hAnsi="Times New Roman" w:cs="Times New Roman"/>
          <w:lang w:val="en-US"/>
          <w:rPrChange w:id="877" w:author="Diego Fabian Beltran Segura" w:date="2022-08-26T11:48:00Z">
            <w:rPr>
              <w:lang w:val="en-US"/>
            </w:rPr>
          </w:rPrChange>
        </w:rPr>
        <w:t xml:space="preserve"> MD, </w:t>
      </w:r>
      <w:proofErr w:type="spellStart"/>
      <w:r w:rsidRPr="00CF2EA4">
        <w:rPr>
          <w:rFonts w:ascii="Times New Roman" w:hAnsi="Times New Roman" w:cs="Times New Roman"/>
          <w:lang w:val="en-US"/>
          <w:rPrChange w:id="878" w:author="Diego Fabian Beltran Segura" w:date="2022-08-26T11:48:00Z">
            <w:rPr>
              <w:lang w:val="en-US"/>
            </w:rPr>
          </w:rPrChange>
        </w:rPr>
        <w:t>Igic</w:t>
      </w:r>
      <w:proofErr w:type="spellEnd"/>
      <w:r w:rsidRPr="00CF2EA4">
        <w:rPr>
          <w:rFonts w:ascii="Times New Roman" w:hAnsi="Times New Roman" w:cs="Times New Roman"/>
          <w:lang w:val="en-US"/>
          <w:rPrChange w:id="879" w:author="Diego Fabian Beltran Segura" w:date="2022-08-26T11:48:00Z">
            <w:rPr>
              <w:lang w:val="en-US"/>
            </w:rPr>
          </w:rPrChange>
        </w:rPr>
        <w:t xml:space="preserve"> B. The microstructure of white feathers predicts their visible and near-infrared reflectance properties. </w:t>
      </w:r>
      <w:proofErr w:type="spellStart"/>
      <w:r w:rsidRPr="00CF2EA4">
        <w:rPr>
          <w:rFonts w:ascii="Times New Roman" w:hAnsi="Times New Roman" w:cs="Times New Roman"/>
          <w:lang w:val="en-US"/>
          <w:rPrChange w:id="880" w:author="Diego Fabian Beltran Segura" w:date="2022-08-26T11:48:00Z">
            <w:rPr>
              <w:lang w:val="en-US"/>
            </w:rPr>
          </w:rPrChange>
        </w:rPr>
        <w:t>PLoS</w:t>
      </w:r>
      <w:proofErr w:type="spellEnd"/>
      <w:r w:rsidRPr="00CF2EA4">
        <w:rPr>
          <w:rFonts w:ascii="Times New Roman" w:hAnsi="Times New Roman" w:cs="Times New Roman"/>
          <w:lang w:val="en-US"/>
          <w:rPrChange w:id="881" w:author="Diego Fabian Beltran Segura" w:date="2022-08-26T11:48:00Z">
            <w:rPr>
              <w:lang w:val="en-US"/>
            </w:rPr>
          </w:rPrChange>
        </w:rPr>
        <w:t xml:space="preserve"> ONE. 2018;13(7</w:t>
      </w:r>
      <w:proofErr w:type="gramStart"/>
      <w:r w:rsidRPr="00CF2EA4">
        <w:rPr>
          <w:rFonts w:ascii="Times New Roman" w:hAnsi="Times New Roman" w:cs="Times New Roman"/>
          <w:lang w:val="en-US"/>
          <w:rPrChange w:id="882" w:author="Diego Fabian Beltran Segura" w:date="2022-08-26T11:48:00Z">
            <w:rPr>
              <w:lang w:val="en-US"/>
            </w:rPr>
          </w:rPrChange>
        </w:rPr>
        <w:t>):e</w:t>
      </w:r>
      <w:proofErr w:type="gramEnd"/>
      <w:r w:rsidRPr="00CF2EA4">
        <w:rPr>
          <w:rFonts w:ascii="Times New Roman" w:hAnsi="Times New Roman" w:cs="Times New Roman"/>
          <w:lang w:val="en-US"/>
          <w:rPrChange w:id="883" w:author="Diego Fabian Beltran Segura" w:date="2022-08-26T11:48:00Z">
            <w:rPr>
              <w:lang w:val="en-US"/>
            </w:rPr>
          </w:rPrChange>
        </w:rPr>
        <w:t xml:space="preserve">0199129. </w:t>
      </w:r>
    </w:p>
    <w:p w14:paraId="6D0E54FC" w14:textId="77777777" w:rsidR="00454D50" w:rsidRPr="00CF2EA4" w:rsidRDefault="00454D50" w:rsidP="00454D50">
      <w:pPr>
        <w:pStyle w:val="Bibliography"/>
        <w:rPr>
          <w:rFonts w:ascii="Times New Roman" w:hAnsi="Times New Roman" w:cs="Times New Roman"/>
          <w:lang w:val="en-US"/>
          <w:rPrChange w:id="884" w:author="Diego Fabian Beltran Segura" w:date="2022-08-26T11:48:00Z">
            <w:rPr>
              <w:lang w:val="en-US"/>
            </w:rPr>
          </w:rPrChange>
        </w:rPr>
      </w:pPr>
      <w:r w:rsidRPr="00CF2EA4">
        <w:rPr>
          <w:rFonts w:ascii="Times New Roman" w:hAnsi="Times New Roman" w:cs="Times New Roman"/>
          <w:lang w:val="en-US"/>
          <w:rPrChange w:id="885" w:author="Diego Fabian Beltran Segura" w:date="2022-08-26T11:48:00Z">
            <w:rPr>
              <w:lang w:val="en-US"/>
            </w:rPr>
          </w:rPrChange>
        </w:rPr>
        <w:t>76.</w:t>
      </w:r>
      <w:r w:rsidRPr="00CF2EA4">
        <w:rPr>
          <w:rFonts w:ascii="Times New Roman" w:hAnsi="Times New Roman" w:cs="Times New Roman"/>
          <w:lang w:val="en-US"/>
          <w:rPrChange w:id="886" w:author="Diego Fabian Beltran Segura" w:date="2022-08-26T11:48:00Z">
            <w:rPr>
              <w:lang w:val="en-US"/>
            </w:rPr>
          </w:rPrChange>
        </w:rPr>
        <w:tab/>
        <w:t xml:space="preserve">Sandoval L, </w:t>
      </w:r>
      <w:proofErr w:type="spellStart"/>
      <w:r w:rsidRPr="00CF2EA4">
        <w:rPr>
          <w:rFonts w:ascii="Times New Roman" w:hAnsi="Times New Roman" w:cs="Times New Roman"/>
          <w:lang w:val="en-US"/>
          <w:rPrChange w:id="887" w:author="Diego Fabian Beltran Segura" w:date="2022-08-26T11:48:00Z">
            <w:rPr>
              <w:lang w:val="en-US"/>
            </w:rPr>
          </w:rPrChange>
        </w:rPr>
        <w:t>Barrantes</w:t>
      </w:r>
      <w:proofErr w:type="spellEnd"/>
      <w:r w:rsidRPr="00CF2EA4">
        <w:rPr>
          <w:rFonts w:ascii="Times New Roman" w:hAnsi="Times New Roman" w:cs="Times New Roman"/>
          <w:lang w:val="en-US"/>
          <w:rPrChange w:id="888" w:author="Diego Fabian Beltran Segura" w:date="2022-08-26T11:48:00Z">
            <w:rPr>
              <w:lang w:val="en-US"/>
            </w:rPr>
          </w:rPrChange>
        </w:rPr>
        <w:t xml:space="preserve"> G. Is black plumage an adaptation to high elevations in a cosmopolitan bird genus? Journal of Avian Biology. 2019 Jul 1;50. </w:t>
      </w:r>
    </w:p>
    <w:p w14:paraId="59DF2821" w14:textId="77777777" w:rsidR="00454D50" w:rsidRPr="00CF2EA4" w:rsidRDefault="00454D50" w:rsidP="00454D50">
      <w:pPr>
        <w:pStyle w:val="Bibliography"/>
        <w:rPr>
          <w:rFonts w:ascii="Times New Roman" w:hAnsi="Times New Roman" w:cs="Times New Roman"/>
          <w:lang w:val="en-US"/>
          <w:rPrChange w:id="889" w:author="Diego Fabian Beltran Segura" w:date="2022-08-26T11:48:00Z">
            <w:rPr>
              <w:lang w:val="en-US"/>
            </w:rPr>
          </w:rPrChange>
        </w:rPr>
      </w:pPr>
      <w:r w:rsidRPr="00CF2EA4">
        <w:rPr>
          <w:rFonts w:ascii="Times New Roman" w:hAnsi="Times New Roman" w:cs="Times New Roman"/>
          <w:lang w:val="en-US"/>
          <w:rPrChange w:id="890" w:author="Diego Fabian Beltran Segura" w:date="2022-08-26T11:48:00Z">
            <w:rPr>
              <w:lang w:val="en-US"/>
            </w:rPr>
          </w:rPrChange>
        </w:rPr>
        <w:t>77.</w:t>
      </w:r>
      <w:r w:rsidRPr="00CF2EA4">
        <w:rPr>
          <w:rFonts w:ascii="Times New Roman" w:hAnsi="Times New Roman" w:cs="Times New Roman"/>
          <w:lang w:val="en-US"/>
          <w:rPrChange w:id="891" w:author="Diego Fabian Beltran Segura" w:date="2022-08-26T11:48:00Z">
            <w:rPr>
              <w:lang w:val="en-US"/>
            </w:rPr>
          </w:rPrChange>
        </w:rPr>
        <w:tab/>
      </w:r>
      <w:proofErr w:type="spellStart"/>
      <w:r w:rsidRPr="00CF2EA4">
        <w:rPr>
          <w:rFonts w:ascii="Times New Roman" w:hAnsi="Times New Roman" w:cs="Times New Roman"/>
          <w:lang w:val="en-US"/>
          <w:rPrChange w:id="892" w:author="Diego Fabian Beltran Segura" w:date="2022-08-26T11:48:00Z">
            <w:rPr>
              <w:lang w:val="en-US"/>
            </w:rPr>
          </w:rPrChange>
        </w:rPr>
        <w:t>Rogalla</w:t>
      </w:r>
      <w:proofErr w:type="spellEnd"/>
      <w:r w:rsidRPr="00CF2EA4">
        <w:rPr>
          <w:rFonts w:ascii="Times New Roman" w:hAnsi="Times New Roman" w:cs="Times New Roman"/>
          <w:lang w:val="en-US"/>
          <w:rPrChange w:id="893" w:author="Diego Fabian Beltran Segura" w:date="2022-08-26T11:48:00Z">
            <w:rPr>
              <w:lang w:val="en-US"/>
            </w:rPr>
          </w:rPrChange>
        </w:rPr>
        <w:t xml:space="preserve"> S, Patil A, </w:t>
      </w:r>
      <w:proofErr w:type="spellStart"/>
      <w:r w:rsidRPr="00CF2EA4">
        <w:rPr>
          <w:rFonts w:ascii="Times New Roman" w:hAnsi="Times New Roman" w:cs="Times New Roman"/>
          <w:lang w:val="en-US"/>
          <w:rPrChange w:id="894" w:author="Diego Fabian Beltran Segura" w:date="2022-08-26T11:48:00Z">
            <w:rPr>
              <w:lang w:val="en-US"/>
            </w:rPr>
          </w:rPrChange>
        </w:rPr>
        <w:t>Dhinojwala</w:t>
      </w:r>
      <w:proofErr w:type="spellEnd"/>
      <w:r w:rsidRPr="00CF2EA4">
        <w:rPr>
          <w:rFonts w:ascii="Times New Roman" w:hAnsi="Times New Roman" w:cs="Times New Roman"/>
          <w:lang w:val="en-US"/>
          <w:rPrChange w:id="895" w:author="Diego Fabian Beltran Segura" w:date="2022-08-26T11:48:00Z">
            <w:rPr>
              <w:lang w:val="en-US"/>
            </w:rPr>
          </w:rPrChange>
        </w:rPr>
        <w:t xml:space="preserve"> A, </w:t>
      </w:r>
      <w:proofErr w:type="spellStart"/>
      <w:r w:rsidRPr="00CF2EA4">
        <w:rPr>
          <w:rFonts w:ascii="Times New Roman" w:hAnsi="Times New Roman" w:cs="Times New Roman"/>
          <w:lang w:val="en-US"/>
          <w:rPrChange w:id="896" w:author="Diego Fabian Beltran Segura" w:date="2022-08-26T11:48:00Z">
            <w:rPr>
              <w:lang w:val="en-US"/>
            </w:rPr>
          </w:rPrChange>
        </w:rPr>
        <w:t>Shawkey</w:t>
      </w:r>
      <w:proofErr w:type="spellEnd"/>
      <w:r w:rsidRPr="00CF2EA4">
        <w:rPr>
          <w:rFonts w:ascii="Times New Roman" w:hAnsi="Times New Roman" w:cs="Times New Roman"/>
          <w:lang w:val="en-US"/>
          <w:rPrChange w:id="897" w:author="Diego Fabian Beltran Segura" w:date="2022-08-26T11:48:00Z">
            <w:rPr>
              <w:lang w:val="en-US"/>
            </w:rPr>
          </w:rPrChange>
        </w:rPr>
        <w:t xml:space="preserve"> MD, </w:t>
      </w:r>
      <w:proofErr w:type="spellStart"/>
      <w:r w:rsidRPr="00CF2EA4">
        <w:rPr>
          <w:rFonts w:ascii="Times New Roman" w:hAnsi="Times New Roman" w:cs="Times New Roman"/>
          <w:lang w:val="en-US"/>
          <w:rPrChange w:id="898" w:author="Diego Fabian Beltran Segura" w:date="2022-08-26T11:48:00Z">
            <w:rPr>
              <w:lang w:val="en-US"/>
            </w:rPr>
          </w:rPrChange>
        </w:rPr>
        <w:t>D’Alba</w:t>
      </w:r>
      <w:proofErr w:type="spellEnd"/>
      <w:r w:rsidRPr="00CF2EA4">
        <w:rPr>
          <w:rFonts w:ascii="Times New Roman" w:hAnsi="Times New Roman" w:cs="Times New Roman"/>
          <w:lang w:val="en-US"/>
          <w:rPrChange w:id="899" w:author="Diego Fabian Beltran Segura" w:date="2022-08-26T11:48:00Z">
            <w:rPr>
              <w:lang w:val="en-US"/>
            </w:rPr>
          </w:rPrChange>
        </w:rPr>
        <w:t xml:space="preserve"> L. Enhanced photothermal absorption in iridescent feathers. J R Soc Interface. </w:t>
      </w:r>
      <w:proofErr w:type="gramStart"/>
      <w:r w:rsidRPr="00CF2EA4">
        <w:rPr>
          <w:rFonts w:ascii="Times New Roman" w:hAnsi="Times New Roman" w:cs="Times New Roman"/>
          <w:lang w:val="en-US"/>
          <w:rPrChange w:id="900" w:author="Diego Fabian Beltran Segura" w:date="2022-08-26T11:48:00Z">
            <w:rPr>
              <w:lang w:val="en-US"/>
            </w:rPr>
          </w:rPrChange>
        </w:rPr>
        <w:t>2021;18:20210252</w:t>
      </w:r>
      <w:proofErr w:type="gramEnd"/>
      <w:r w:rsidRPr="00CF2EA4">
        <w:rPr>
          <w:rFonts w:ascii="Times New Roman" w:hAnsi="Times New Roman" w:cs="Times New Roman"/>
          <w:lang w:val="en-US"/>
          <w:rPrChange w:id="901" w:author="Diego Fabian Beltran Segura" w:date="2022-08-26T11:48:00Z">
            <w:rPr>
              <w:lang w:val="en-US"/>
            </w:rPr>
          </w:rPrChange>
        </w:rPr>
        <w:t xml:space="preserve">. </w:t>
      </w:r>
    </w:p>
    <w:p w14:paraId="61135912" w14:textId="77777777" w:rsidR="00454D50" w:rsidRPr="00CF2EA4" w:rsidRDefault="00454D50" w:rsidP="00454D50">
      <w:pPr>
        <w:pStyle w:val="Bibliography"/>
        <w:rPr>
          <w:rFonts w:ascii="Times New Roman" w:hAnsi="Times New Roman" w:cs="Times New Roman"/>
          <w:lang w:val="en-US"/>
          <w:rPrChange w:id="902" w:author="Diego Fabian Beltran Segura" w:date="2022-08-26T11:48:00Z">
            <w:rPr>
              <w:lang w:val="en-US"/>
            </w:rPr>
          </w:rPrChange>
        </w:rPr>
      </w:pPr>
      <w:r w:rsidRPr="00CF2EA4">
        <w:rPr>
          <w:rFonts w:ascii="Times New Roman" w:hAnsi="Times New Roman" w:cs="Times New Roman"/>
          <w:lang w:val="en-US"/>
          <w:rPrChange w:id="903" w:author="Diego Fabian Beltran Segura" w:date="2022-08-26T11:48:00Z">
            <w:rPr>
              <w:lang w:val="en-US"/>
            </w:rPr>
          </w:rPrChange>
        </w:rPr>
        <w:t>78.</w:t>
      </w:r>
      <w:r w:rsidRPr="00CF2EA4">
        <w:rPr>
          <w:rFonts w:ascii="Times New Roman" w:hAnsi="Times New Roman" w:cs="Times New Roman"/>
          <w:lang w:val="en-US"/>
          <w:rPrChange w:id="904" w:author="Diego Fabian Beltran Segura" w:date="2022-08-26T11:48:00Z">
            <w:rPr>
              <w:lang w:val="en-US"/>
            </w:rPr>
          </w:rPrChange>
        </w:rPr>
        <w:tab/>
        <w:t xml:space="preserve">Miller RS, </w:t>
      </w:r>
      <w:proofErr w:type="spellStart"/>
      <w:r w:rsidRPr="00CF2EA4">
        <w:rPr>
          <w:rFonts w:ascii="Times New Roman" w:hAnsi="Times New Roman" w:cs="Times New Roman"/>
          <w:lang w:val="en-US"/>
          <w:rPrChange w:id="905" w:author="Diego Fabian Beltran Segura" w:date="2022-08-26T11:48:00Z">
            <w:rPr>
              <w:lang w:val="en-US"/>
            </w:rPr>
          </w:rPrChange>
        </w:rPr>
        <w:t>Gass</w:t>
      </w:r>
      <w:proofErr w:type="spellEnd"/>
      <w:r w:rsidRPr="00CF2EA4">
        <w:rPr>
          <w:rFonts w:ascii="Times New Roman" w:hAnsi="Times New Roman" w:cs="Times New Roman"/>
          <w:lang w:val="en-US"/>
          <w:rPrChange w:id="906" w:author="Diego Fabian Beltran Segura" w:date="2022-08-26T11:48:00Z">
            <w:rPr>
              <w:lang w:val="en-US"/>
            </w:rPr>
          </w:rPrChange>
        </w:rPr>
        <w:t xml:space="preserve"> CL. Survivorship in Hummingbirds: Is Predation Important? The Auk. 1985 Jan;102(1):175–8. </w:t>
      </w:r>
    </w:p>
    <w:p w14:paraId="3E4CF4A3" w14:textId="77777777" w:rsidR="00454D50" w:rsidRPr="00CF2EA4" w:rsidRDefault="00454D50" w:rsidP="00454D50">
      <w:pPr>
        <w:pStyle w:val="Bibliography"/>
        <w:rPr>
          <w:rFonts w:ascii="Times New Roman" w:hAnsi="Times New Roman" w:cs="Times New Roman"/>
          <w:lang w:val="en-US"/>
          <w:rPrChange w:id="907" w:author="Diego Fabian Beltran Segura" w:date="2022-08-26T11:48:00Z">
            <w:rPr>
              <w:lang w:val="en-US"/>
            </w:rPr>
          </w:rPrChange>
        </w:rPr>
      </w:pPr>
      <w:r w:rsidRPr="00CF2EA4">
        <w:rPr>
          <w:rFonts w:ascii="Times New Roman" w:hAnsi="Times New Roman" w:cs="Times New Roman"/>
          <w:lang w:val="en-US"/>
          <w:rPrChange w:id="908" w:author="Diego Fabian Beltran Segura" w:date="2022-08-26T11:48:00Z">
            <w:rPr>
              <w:lang w:val="en-US"/>
            </w:rPr>
          </w:rPrChange>
        </w:rPr>
        <w:t>79.</w:t>
      </w:r>
      <w:r w:rsidRPr="00CF2EA4">
        <w:rPr>
          <w:rFonts w:ascii="Times New Roman" w:hAnsi="Times New Roman" w:cs="Times New Roman"/>
          <w:lang w:val="en-US"/>
          <w:rPrChange w:id="909" w:author="Diego Fabian Beltran Segura" w:date="2022-08-26T11:48:00Z">
            <w:rPr>
              <w:lang w:val="en-US"/>
            </w:rPr>
          </w:rPrChange>
        </w:rPr>
        <w:tab/>
        <w:t xml:space="preserve">Dale J, Dunn PO, </w:t>
      </w:r>
      <w:proofErr w:type="spellStart"/>
      <w:r w:rsidRPr="00CF2EA4">
        <w:rPr>
          <w:rFonts w:ascii="Times New Roman" w:hAnsi="Times New Roman" w:cs="Times New Roman"/>
          <w:lang w:val="en-US"/>
          <w:rPrChange w:id="910" w:author="Diego Fabian Beltran Segura" w:date="2022-08-26T11:48:00Z">
            <w:rPr>
              <w:lang w:val="en-US"/>
            </w:rPr>
          </w:rPrChange>
        </w:rPr>
        <w:t>Figuerola</w:t>
      </w:r>
      <w:proofErr w:type="spellEnd"/>
      <w:r w:rsidRPr="00CF2EA4">
        <w:rPr>
          <w:rFonts w:ascii="Times New Roman" w:hAnsi="Times New Roman" w:cs="Times New Roman"/>
          <w:lang w:val="en-US"/>
          <w:rPrChange w:id="911" w:author="Diego Fabian Beltran Segura" w:date="2022-08-26T11:48:00Z">
            <w:rPr>
              <w:lang w:val="en-US"/>
            </w:rPr>
          </w:rPrChange>
        </w:rPr>
        <w:t xml:space="preserve"> J, </w:t>
      </w:r>
      <w:proofErr w:type="spellStart"/>
      <w:r w:rsidRPr="00CF2EA4">
        <w:rPr>
          <w:rFonts w:ascii="Times New Roman" w:hAnsi="Times New Roman" w:cs="Times New Roman"/>
          <w:lang w:val="en-US"/>
          <w:rPrChange w:id="912" w:author="Diego Fabian Beltran Segura" w:date="2022-08-26T11:48:00Z">
            <w:rPr>
              <w:lang w:val="en-US"/>
            </w:rPr>
          </w:rPrChange>
        </w:rPr>
        <w:t>Lislevand</w:t>
      </w:r>
      <w:proofErr w:type="spellEnd"/>
      <w:r w:rsidRPr="00CF2EA4">
        <w:rPr>
          <w:rFonts w:ascii="Times New Roman" w:hAnsi="Times New Roman" w:cs="Times New Roman"/>
          <w:lang w:val="en-US"/>
          <w:rPrChange w:id="913" w:author="Diego Fabian Beltran Segura" w:date="2022-08-26T11:48:00Z">
            <w:rPr>
              <w:lang w:val="en-US"/>
            </w:rPr>
          </w:rPrChange>
        </w:rPr>
        <w:t xml:space="preserve"> T, </w:t>
      </w:r>
      <w:proofErr w:type="spellStart"/>
      <w:r w:rsidRPr="00CF2EA4">
        <w:rPr>
          <w:rFonts w:ascii="Times New Roman" w:hAnsi="Times New Roman" w:cs="Times New Roman"/>
          <w:lang w:val="en-US"/>
          <w:rPrChange w:id="914" w:author="Diego Fabian Beltran Segura" w:date="2022-08-26T11:48:00Z">
            <w:rPr>
              <w:lang w:val="en-US"/>
            </w:rPr>
          </w:rPrChange>
        </w:rPr>
        <w:t>Székely</w:t>
      </w:r>
      <w:proofErr w:type="spellEnd"/>
      <w:r w:rsidRPr="00CF2EA4">
        <w:rPr>
          <w:rFonts w:ascii="Times New Roman" w:hAnsi="Times New Roman" w:cs="Times New Roman"/>
          <w:lang w:val="en-US"/>
          <w:rPrChange w:id="915" w:author="Diego Fabian Beltran Segura" w:date="2022-08-26T11:48:00Z">
            <w:rPr>
              <w:lang w:val="en-US"/>
            </w:rPr>
          </w:rPrChange>
        </w:rPr>
        <w:t xml:space="preserve"> T, Whittingham LA. Sexual selection explains </w:t>
      </w:r>
      <w:proofErr w:type="spellStart"/>
      <w:r w:rsidRPr="00CF2EA4">
        <w:rPr>
          <w:rFonts w:ascii="Times New Roman" w:hAnsi="Times New Roman" w:cs="Times New Roman"/>
          <w:lang w:val="en-US"/>
          <w:rPrChange w:id="916" w:author="Diego Fabian Beltran Segura" w:date="2022-08-26T11:48:00Z">
            <w:rPr>
              <w:lang w:val="en-US"/>
            </w:rPr>
          </w:rPrChange>
        </w:rPr>
        <w:t>Rensch’s</w:t>
      </w:r>
      <w:proofErr w:type="spellEnd"/>
      <w:r w:rsidRPr="00CF2EA4">
        <w:rPr>
          <w:rFonts w:ascii="Times New Roman" w:hAnsi="Times New Roman" w:cs="Times New Roman"/>
          <w:lang w:val="en-US"/>
          <w:rPrChange w:id="917" w:author="Diego Fabian Beltran Segura" w:date="2022-08-26T11:48:00Z">
            <w:rPr>
              <w:lang w:val="en-US"/>
            </w:rPr>
          </w:rPrChange>
        </w:rPr>
        <w:t xml:space="preserve"> rule of allometry for sexual size dimorphism. Proc Biol Sci. 2007 Dec 7;274(1628):2971–9. </w:t>
      </w:r>
    </w:p>
    <w:p w14:paraId="2951D6AD" w14:textId="77777777" w:rsidR="00454D50" w:rsidRPr="00CF2EA4" w:rsidRDefault="00454D50" w:rsidP="00454D50">
      <w:pPr>
        <w:pStyle w:val="Bibliography"/>
        <w:rPr>
          <w:rFonts w:ascii="Times New Roman" w:hAnsi="Times New Roman" w:cs="Times New Roman"/>
          <w:lang w:val="en-US"/>
          <w:rPrChange w:id="918" w:author="Diego Fabian Beltran Segura" w:date="2022-08-26T11:48:00Z">
            <w:rPr>
              <w:lang w:val="en-US"/>
            </w:rPr>
          </w:rPrChange>
        </w:rPr>
      </w:pPr>
      <w:r w:rsidRPr="00CF2EA4">
        <w:rPr>
          <w:rFonts w:ascii="Times New Roman" w:hAnsi="Times New Roman" w:cs="Times New Roman"/>
          <w:lang w:val="en-US"/>
          <w:rPrChange w:id="919" w:author="Diego Fabian Beltran Segura" w:date="2022-08-26T11:48:00Z">
            <w:rPr>
              <w:lang w:val="en-US"/>
            </w:rPr>
          </w:rPrChange>
        </w:rPr>
        <w:t>80.</w:t>
      </w:r>
      <w:r w:rsidRPr="00CF2EA4">
        <w:rPr>
          <w:rFonts w:ascii="Times New Roman" w:hAnsi="Times New Roman" w:cs="Times New Roman"/>
          <w:lang w:val="en-US"/>
          <w:rPrChange w:id="920" w:author="Diego Fabian Beltran Segura" w:date="2022-08-26T11:48:00Z">
            <w:rPr>
              <w:lang w:val="en-US"/>
            </w:rPr>
          </w:rPrChange>
        </w:rPr>
        <w:tab/>
      </w:r>
      <w:proofErr w:type="spellStart"/>
      <w:r w:rsidRPr="00CF2EA4">
        <w:rPr>
          <w:rFonts w:ascii="Times New Roman" w:hAnsi="Times New Roman" w:cs="Times New Roman"/>
          <w:lang w:val="en-US"/>
          <w:rPrChange w:id="921" w:author="Diego Fabian Beltran Segura" w:date="2022-08-26T11:48:00Z">
            <w:rPr>
              <w:lang w:val="en-US"/>
            </w:rPr>
          </w:rPrChange>
        </w:rPr>
        <w:t>Maglianesi</w:t>
      </w:r>
      <w:proofErr w:type="spellEnd"/>
      <w:r w:rsidRPr="00CF2EA4">
        <w:rPr>
          <w:rFonts w:ascii="Times New Roman" w:hAnsi="Times New Roman" w:cs="Times New Roman"/>
          <w:lang w:val="en-US"/>
          <w:rPrChange w:id="922" w:author="Diego Fabian Beltran Segura" w:date="2022-08-26T11:48:00Z">
            <w:rPr>
              <w:lang w:val="en-US"/>
            </w:rPr>
          </w:rPrChange>
        </w:rPr>
        <w:t xml:space="preserve"> MA, </w:t>
      </w:r>
      <w:proofErr w:type="spellStart"/>
      <w:r w:rsidRPr="00CF2EA4">
        <w:rPr>
          <w:rFonts w:ascii="Times New Roman" w:hAnsi="Times New Roman" w:cs="Times New Roman"/>
          <w:lang w:val="en-US"/>
          <w:rPrChange w:id="923" w:author="Diego Fabian Beltran Segura" w:date="2022-08-26T11:48:00Z">
            <w:rPr>
              <w:lang w:val="en-US"/>
            </w:rPr>
          </w:rPrChange>
        </w:rPr>
        <w:t>Blüthgen</w:t>
      </w:r>
      <w:proofErr w:type="spellEnd"/>
      <w:r w:rsidRPr="00CF2EA4">
        <w:rPr>
          <w:rFonts w:ascii="Times New Roman" w:hAnsi="Times New Roman" w:cs="Times New Roman"/>
          <w:lang w:val="en-US"/>
          <w:rPrChange w:id="924" w:author="Diego Fabian Beltran Segura" w:date="2022-08-26T11:48:00Z">
            <w:rPr>
              <w:lang w:val="en-US"/>
            </w:rPr>
          </w:rPrChange>
        </w:rPr>
        <w:t xml:space="preserve"> N, </w:t>
      </w:r>
      <w:proofErr w:type="spellStart"/>
      <w:r w:rsidRPr="00CF2EA4">
        <w:rPr>
          <w:rFonts w:ascii="Times New Roman" w:hAnsi="Times New Roman" w:cs="Times New Roman"/>
          <w:lang w:val="en-US"/>
          <w:rPrChange w:id="925" w:author="Diego Fabian Beltran Segura" w:date="2022-08-26T11:48:00Z">
            <w:rPr>
              <w:lang w:val="en-US"/>
            </w:rPr>
          </w:rPrChange>
        </w:rPr>
        <w:t>Böhning-Gaese</w:t>
      </w:r>
      <w:proofErr w:type="spellEnd"/>
      <w:r w:rsidRPr="00CF2EA4">
        <w:rPr>
          <w:rFonts w:ascii="Times New Roman" w:hAnsi="Times New Roman" w:cs="Times New Roman"/>
          <w:lang w:val="en-US"/>
          <w:rPrChange w:id="926" w:author="Diego Fabian Beltran Segura" w:date="2022-08-26T11:48:00Z">
            <w:rPr>
              <w:lang w:val="en-US"/>
            </w:rPr>
          </w:rPrChange>
        </w:rPr>
        <w:t xml:space="preserve"> K, </w:t>
      </w:r>
      <w:proofErr w:type="spellStart"/>
      <w:r w:rsidRPr="00CF2EA4">
        <w:rPr>
          <w:rFonts w:ascii="Times New Roman" w:hAnsi="Times New Roman" w:cs="Times New Roman"/>
          <w:lang w:val="en-US"/>
          <w:rPrChange w:id="927" w:author="Diego Fabian Beltran Segura" w:date="2022-08-26T11:48:00Z">
            <w:rPr>
              <w:lang w:val="en-US"/>
            </w:rPr>
          </w:rPrChange>
        </w:rPr>
        <w:t>Schleuning</w:t>
      </w:r>
      <w:proofErr w:type="spellEnd"/>
      <w:r w:rsidRPr="00CF2EA4">
        <w:rPr>
          <w:rFonts w:ascii="Times New Roman" w:hAnsi="Times New Roman" w:cs="Times New Roman"/>
          <w:lang w:val="en-US"/>
          <w:rPrChange w:id="928" w:author="Diego Fabian Beltran Segura" w:date="2022-08-26T11:48:00Z">
            <w:rPr>
              <w:lang w:val="en-US"/>
            </w:rPr>
          </w:rPrChange>
        </w:rPr>
        <w:t xml:space="preserve"> M. Morphological traits determine specialization and resource use in plant–hummingbird networks in the neotropics. Ecology. 2014 Dec;95(12):3325–34. </w:t>
      </w:r>
    </w:p>
    <w:p w14:paraId="43A56CEF" w14:textId="77777777" w:rsidR="00454D50" w:rsidRPr="00CF2EA4" w:rsidRDefault="00454D50" w:rsidP="00454D50">
      <w:pPr>
        <w:pStyle w:val="Bibliography"/>
        <w:rPr>
          <w:rFonts w:ascii="Times New Roman" w:hAnsi="Times New Roman" w:cs="Times New Roman"/>
          <w:lang w:val="en-US"/>
          <w:rPrChange w:id="929" w:author="Diego Fabian Beltran Segura" w:date="2022-08-26T11:48:00Z">
            <w:rPr>
              <w:lang w:val="en-US"/>
            </w:rPr>
          </w:rPrChange>
        </w:rPr>
      </w:pPr>
      <w:r w:rsidRPr="00CF2EA4">
        <w:rPr>
          <w:rFonts w:ascii="Times New Roman" w:hAnsi="Times New Roman" w:cs="Times New Roman"/>
          <w:lang w:val="en-US"/>
          <w:rPrChange w:id="930" w:author="Diego Fabian Beltran Segura" w:date="2022-08-26T11:48:00Z">
            <w:rPr>
              <w:lang w:val="en-US"/>
            </w:rPr>
          </w:rPrChange>
        </w:rPr>
        <w:lastRenderedPageBreak/>
        <w:t>81.</w:t>
      </w:r>
      <w:r w:rsidRPr="00CF2EA4">
        <w:rPr>
          <w:rFonts w:ascii="Times New Roman" w:hAnsi="Times New Roman" w:cs="Times New Roman"/>
          <w:lang w:val="en-US"/>
          <w:rPrChange w:id="931" w:author="Diego Fabian Beltran Segura" w:date="2022-08-26T11:48:00Z">
            <w:rPr>
              <w:lang w:val="en-US"/>
            </w:rPr>
          </w:rPrChange>
        </w:rPr>
        <w:tab/>
        <w:t xml:space="preserve">Clark CJ, Dudley R. Flight costs of long, sexually selected tails in hummingbirds. Proc R Soc B. </w:t>
      </w:r>
      <w:proofErr w:type="gramStart"/>
      <w:r w:rsidRPr="00CF2EA4">
        <w:rPr>
          <w:rFonts w:ascii="Times New Roman" w:hAnsi="Times New Roman" w:cs="Times New Roman"/>
          <w:lang w:val="en-US"/>
          <w:rPrChange w:id="932" w:author="Diego Fabian Beltran Segura" w:date="2022-08-26T11:48:00Z">
            <w:rPr>
              <w:lang w:val="en-US"/>
            </w:rPr>
          </w:rPrChange>
        </w:rPr>
        <w:t>2009;276:2109</w:t>
      </w:r>
      <w:proofErr w:type="gramEnd"/>
      <w:r w:rsidRPr="00CF2EA4">
        <w:rPr>
          <w:rFonts w:ascii="Times New Roman" w:hAnsi="Times New Roman" w:cs="Times New Roman"/>
          <w:lang w:val="en-US"/>
          <w:rPrChange w:id="933" w:author="Diego Fabian Beltran Segura" w:date="2022-08-26T11:48:00Z">
            <w:rPr>
              <w:lang w:val="en-US"/>
            </w:rPr>
          </w:rPrChange>
        </w:rPr>
        <w:t xml:space="preserve">–15. </w:t>
      </w:r>
    </w:p>
    <w:p w14:paraId="3C50EE9B" w14:textId="77777777" w:rsidR="00454D50" w:rsidRPr="00CF2EA4" w:rsidRDefault="00454D50" w:rsidP="00454D50">
      <w:pPr>
        <w:pStyle w:val="Bibliography"/>
        <w:rPr>
          <w:rFonts w:ascii="Times New Roman" w:hAnsi="Times New Roman" w:cs="Times New Roman"/>
          <w:lang w:val="en-US"/>
          <w:rPrChange w:id="934" w:author="Diego Fabian Beltran Segura" w:date="2022-08-26T11:48:00Z">
            <w:rPr>
              <w:lang w:val="en-US"/>
            </w:rPr>
          </w:rPrChange>
        </w:rPr>
      </w:pPr>
      <w:r w:rsidRPr="00CF2EA4">
        <w:rPr>
          <w:rFonts w:ascii="Times New Roman" w:hAnsi="Times New Roman" w:cs="Times New Roman"/>
          <w:lang w:val="en-US"/>
          <w:rPrChange w:id="935" w:author="Diego Fabian Beltran Segura" w:date="2022-08-26T11:48:00Z">
            <w:rPr>
              <w:lang w:val="en-US"/>
            </w:rPr>
          </w:rPrChange>
        </w:rPr>
        <w:t>82.</w:t>
      </w:r>
      <w:r w:rsidRPr="00CF2EA4">
        <w:rPr>
          <w:rFonts w:ascii="Times New Roman" w:hAnsi="Times New Roman" w:cs="Times New Roman"/>
          <w:lang w:val="en-US"/>
          <w:rPrChange w:id="936" w:author="Diego Fabian Beltran Segura" w:date="2022-08-26T11:48:00Z">
            <w:rPr>
              <w:lang w:val="en-US"/>
            </w:rPr>
          </w:rPrChange>
        </w:rPr>
        <w:tab/>
        <w:t>Duque FG, Rodriguez-</w:t>
      </w:r>
      <w:proofErr w:type="spellStart"/>
      <w:r w:rsidRPr="00CF2EA4">
        <w:rPr>
          <w:rFonts w:ascii="Times New Roman" w:hAnsi="Times New Roman" w:cs="Times New Roman"/>
          <w:lang w:val="en-US"/>
          <w:rPrChange w:id="937" w:author="Diego Fabian Beltran Segura" w:date="2022-08-26T11:48:00Z">
            <w:rPr>
              <w:lang w:val="en-US"/>
            </w:rPr>
          </w:rPrChange>
        </w:rPr>
        <w:t>Saltos</w:t>
      </w:r>
      <w:proofErr w:type="spellEnd"/>
      <w:r w:rsidRPr="00CF2EA4">
        <w:rPr>
          <w:rFonts w:ascii="Times New Roman" w:hAnsi="Times New Roman" w:cs="Times New Roman"/>
          <w:lang w:val="en-US"/>
          <w:rPrChange w:id="938" w:author="Diego Fabian Beltran Segura" w:date="2022-08-26T11:48:00Z">
            <w:rPr>
              <w:lang w:val="en-US"/>
            </w:rPr>
          </w:rPrChange>
        </w:rPr>
        <w:t xml:space="preserve"> CA, Monteros MF, </w:t>
      </w:r>
      <w:proofErr w:type="spellStart"/>
      <w:r w:rsidRPr="00CF2EA4">
        <w:rPr>
          <w:rFonts w:ascii="Times New Roman" w:hAnsi="Times New Roman" w:cs="Times New Roman"/>
          <w:lang w:val="en-US"/>
          <w:rPrChange w:id="939" w:author="Diego Fabian Beltran Segura" w:date="2022-08-26T11:48:00Z">
            <w:rPr>
              <w:lang w:val="en-US"/>
            </w:rPr>
          </w:rPrChange>
        </w:rPr>
        <w:t>Wilczynski</w:t>
      </w:r>
      <w:proofErr w:type="spellEnd"/>
      <w:r w:rsidRPr="00CF2EA4">
        <w:rPr>
          <w:rFonts w:ascii="Times New Roman" w:hAnsi="Times New Roman" w:cs="Times New Roman"/>
          <w:lang w:val="en-US"/>
          <w:rPrChange w:id="940" w:author="Diego Fabian Beltran Segura" w:date="2022-08-26T11:48:00Z">
            <w:rPr>
              <w:lang w:val="en-US"/>
            </w:rPr>
          </w:rPrChange>
        </w:rPr>
        <w:t xml:space="preserve"> W. Transmission of high-frequency vocalizations from hummingbirds living in diverse habitats. Biological Journal of the Linnean Society. 2021 Jan 1;132(1):148–60. </w:t>
      </w:r>
    </w:p>
    <w:p w14:paraId="07DE8BBA" w14:textId="77777777" w:rsidR="00454D50" w:rsidRPr="00CF2EA4" w:rsidRDefault="00454D50" w:rsidP="00454D50">
      <w:pPr>
        <w:pStyle w:val="Bibliography"/>
        <w:rPr>
          <w:rFonts w:ascii="Times New Roman" w:hAnsi="Times New Roman" w:cs="Times New Roman"/>
          <w:lang w:val="en-US"/>
          <w:rPrChange w:id="941" w:author="Diego Fabian Beltran Segura" w:date="2022-08-26T11:48:00Z">
            <w:rPr>
              <w:lang w:val="en-US"/>
            </w:rPr>
          </w:rPrChange>
        </w:rPr>
      </w:pPr>
      <w:r w:rsidRPr="00CF2EA4">
        <w:rPr>
          <w:rFonts w:ascii="Times New Roman" w:hAnsi="Times New Roman" w:cs="Times New Roman"/>
          <w:lang w:val="en-US"/>
          <w:rPrChange w:id="942" w:author="Diego Fabian Beltran Segura" w:date="2022-08-26T11:48:00Z">
            <w:rPr>
              <w:lang w:val="en-US"/>
            </w:rPr>
          </w:rPrChange>
        </w:rPr>
        <w:t>83.</w:t>
      </w:r>
      <w:r w:rsidRPr="00CF2EA4">
        <w:rPr>
          <w:rFonts w:ascii="Times New Roman" w:hAnsi="Times New Roman" w:cs="Times New Roman"/>
          <w:lang w:val="en-US"/>
          <w:rPrChange w:id="943" w:author="Diego Fabian Beltran Segura" w:date="2022-08-26T11:48:00Z">
            <w:rPr>
              <w:lang w:val="en-US"/>
            </w:rPr>
          </w:rPrChange>
        </w:rPr>
        <w:tab/>
      </w:r>
      <w:proofErr w:type="spellStart"/>
      <w:r w:rsidRPr="00CF2EA4">
        <w:rPr>
          <w:rFonts w:ascii="Times New Roman" w:hAnsi="Times New Roman" w:cs="Times New Roman"/>
          <w:lang w:val="en-US"/>
          <w:rPrChange w:id="944" w:author="Diego Fabian Beltran Segura" w:date="2022-08-26T11:48:00Z">
            <w:rPr>
              <w:lang w:val="en-US"/>
            </w:rPr>
          </w:rPrChange>
        </w:rPr>
        <w:t>Partan</w:t>
      </w:r>
      <w:proofErr w:type="spellEnd"/>
      <w:r w:rsidRPr="00CF2EA4">
        <w:rPr>
          <w:rFonts w:ascii="Times New Roman" w:hAnsi="Times New Roman" w:cs="Times New Roman"/>
          <w:lang w:val="en-US"/>
          <w:rPrChange w:id="945" w:author="Diego Fabian Beltran Segura" w:date="2022-08-26T11:48:00Z">
            <w:rPr>
              <w:lang w:val="en-US"/>
            </w:rPr>
          </w:rPrChange>
        </w:rPr>
        <w:t xml:space="preserve"> S, </w:t>
      </w:r>
      <w:proofErr w:type="spellStart"/>
      <w:r w:rsidRPr="00CF2EA4">
        <w:rPr>
          <w:rFonts w:ascii="Times New Roman" w:hAnsi="Times New Roman" w:cs="Times New Roman"/>
          <w:lang w:val="en-US"/>
          <w:rPrChange w:id="946" w:author="Diego Fabian Beltran Segura" w:date="2022-08-26T11:48:00Z">
            <w:rPr>
              <w:lang w:val="en-US"/>
            </w:rPr>
          </w:rPrChange>
        </w:rPr>
        <w:t>Marler</w:t>
      </w:r>
      <w:proofErr w:type="spellEnd"/>
      <w:r w:rsidRPr="00CF2EA4">
        <w:rPr>
          <w:rFonts w:ascii="Times New Roman" w:hAnsi="Times New Roman" w:cs="Times New Roman"/>
          <w:lang w:val="en-US"/>
          <w:rPrChange w:id="947" w:author="Diego Fabian Beltran Segura" w:date="2022-08-26T11:48:00Z">
            <w:rPr>
              <w:lang w:val="en-US"/>
            </w:rPr>
          </w:rPrChange>
        </w:rPr>
        <w:t xml:space="preserve"> P. Communication goes multimodal. Science. </w:t>
      </w:r>
      <w:proofErr w:type="gramStart"/>
      <w:r w:rsidRPr="00CF2EA4">
        <w:rPr>
          <w:rFonts w:ascii="Times New Roman" w:hAnsi="Times New Roman" w:cs="Times New Roman"/>
          <w:lang w:val="en-US"/>
          <w:rPrChange w:id="948" w:author="Diego Fabian Beltran Segura" w:date="2022-08-26T11:48:00Z">
            <w:rPr>
              <w:lang w:val="en-US"/>
            </w:rPr>
          </w:rPrChange>
        </w:rPr>
        <w:t>1999;283:1272</w:t>
      </w:r>
      <w:proofErr w:type="gramEnd"/>
      <w:r w:rsidRPr="00CF2EA4">
        <w:rPr>
          <w:rFonts w:ascii="Times New Roman" w:hAnsi="Times New Roman" w:cs="Times New Roman"/>
          <w:lang w:val="en-US"/>
          <w:rPrChange w:id="949" w:author="Diego Fabian Beltran Segura" w:date="2022-08-26T11:48:00Z">
            <w:rPr>
              <w:lang w:val="en-US"/>
            </w:rPr>
          </w:rPrChange>
        </w:rPr>
        <w:t xml:space="preserve">–3. </w:t>
      </w:r>
    </w:p>
    <w:p w14:paraId="7FA302C2" w14:textId="77777777" w:rsidR="00454D50" w:rsidRPr="00CF2EA4" w:rsidRDefault="00454D50" w:rsidP="00454D50">
      <w:pPr>
        <w:pStyle w:val="Bibliography"/>
        <w:rPr>
          <w:rFonts w:ascii="Times New Roman" w:hAnsi="Times New Roman" w:cs="Times New Roman"/>
          <w:lang w:val="en-US"/>
          <w:rPrChange w:id="950" w:author="Diego Fabian Beltran Segura" w:date="2022-08-26T11:48:00Z">
            <w:rPr>
              <w:lang w:val="en-US"/>
            </w:rPr>
          </w:rPrChange>
        </w:rPr>
      </w:pPr>
      <w:r w:rsidRPr="00CF2EA4">
        <w:rPr>
          <w:rFonts w:ascii="Times New Roman" w:hAnsi="Times New Roman" w:cs="Times New Roman"/>
          <w:lang w:val="en-US"/>
          <w:rPrChange w:id="951" w:author="Diego Fabian Beltran Segura" w:date="2022-08-26T11:48:00Z">
            <w:rPr>
              <w:lang w:val="en-US"/>
            </w:rPr>
          </w:rPrChange>
        </w:rPr>
        <w:t>84.</w:t>
      </w:r>
      <w:r w:rsidRPr="00CF2EA4">
        <w:rPr>
          <w:rFonts w:ascii="Times New Roman" w:hAnsi="Times New Roman" w:cs="Times New Roman"/>
          <w:lang w:val="en-US"/>
          <w:rPrChange w:id="952" w:author="Diego Fabian Beltran Segura" w:date="2022-08-26T11:48:00Z">
            <w:rPr>
              <w:lang w:val="en-US"/>
            </w:rPr>
          </w:rPrChange>
        </w:rPr>
        <w:tab/>
      </w:r>
      <w:proofErr w:type="spellStart"/>
      <w:r w:rsidRPr="00CF2EA4">
        <w:rPr>
          <w:rFonts w:ascii="Times New Roman" w:hAnsi="Times New Roman" w:cs="Times New Roman"/>
          <w:lang w:val="en-US"/>
          <w:rPrChange w:id="953" w:author="Diego Fabian Beltran Segura" w:date="2022-08-26T11:48:00Z">
            <w:rPr>
              <w:lang w:val="en-US"/>
            </w:rPr>
          </w:rPrChange>
        </w:rPr>
        <w:t>Candolin</w:t>
      </w:r>
      <w:proofErr w:type="spellEnd"/>
      <w:r w:rsidRPr="00CF2EA4">
        <w:rPr>
          <w:rFonts w:ascii="Times New Roman" w:hAnsi="Times New Roman" w:cs="Times New Roman"/>
          <w:lang w:val="en-US"/>
          <w:rPrChange w:id="954" w:author="Diego Fabian Beltran Segura" w:date="2022-08-26T11:48:00Z">
            <w:rPr>
              <w:lang w:val="en-US"/>
            </w:rPr>
          </w:rPrChange>
        </w:rPr>
        <w:t xml:space="preserve"> U. The use of multiple cues in mate choice. Biol Rev. 2003 Nov;78(4):575–95. </w:t>
      </w:r>
    </w:p>
    <w:p w14:paraId="2BADC26A" w14:textId="77777777" w:rsidR="00454D50" w:rsidRPr="00CF2EA4" w:rsidRDefault="00454D50" w:rsidP="00454D50">
      <w:pPr>
        <w:pStyle w:val="Bibliography"/>
        <w:rPr>
          <w:rFonts w:ascii="Times New Roman" w:hAnsi="Times New Roman" w:cs="Times New Roman"/>
          <w:lang w:val="en-US"/>
          <w:rPrChange w:id="955" w:author="Diego Fabian Beltran Segura" w:date="2022-08-26T11:48:00Z">
            <w:rPr>
              <w:lang w:val="en-US"/>
            </w:rPr>
          </w:rPrChange>
        </w:rPr>
      </w:pPr>
      <w:r w:rsidRPr="00CF2EA4">
        <w:rPr>
          <w:rFonts w:ascii="Times New Roman" w:hAnsi="Times New Roman" w:cs="Times New Roman"/>
          <w:lang w:val="en-US"/>
          <w:rPrChange w:id="956" w:author="Diego Fabian Beltran Segura" w:date="2022-08-26T11:48:00Z">
            <w:rPr>
              <w:lang w:val="en-US"/>
            </w:rPr>
          </w:rPrChange>
        </w:rPr>
        <w:t>85.</w:t>
      </w:r>
      <w:r w:rsidRPr="00CF2EA4">
        <w:rPr>
          <w:rFonts w:ascii="Times New Roman" w:hAnsi="Times New Roman" w:cs="Times New Roman"/>
          <w:lang w:val="en-US"/>
          <w:rPrChange w:id="957" w:author="Diego Fabian Beltran Segura" w:date="2022-08-26T11:48:00Z">
            <w:rPr>
              <w:lang w:val="en-US"/>
            </w:rPr>
          </w:rPrChange>
        </w:rPr>
        <w:tab/>
        <w:t xml:space="preserve">Simpson RK, McGraw KJ. It’s not just what you have, but how you use it: solar-positional and </w:t>
      </w:r>
      <w:proofErr w:type="spellStart"/>
      <w:r w:rsidRPr="00CF2EA4">
        <w:rPr>
          <w:rFonts w:ascii="Times New Roman" w:hAnsi="Times New Roman" w:cs="Times New Roman"/>
          <w:lang w:val="en-US"/>
          <w:rPrChange w:id="958" w:author="Diego Fabian Beltran Segura" w:date="2022-08-26T11:48:00Z">
            <w:rPr>
              <w:lang w:val="en-US"/>
            </w:rPr>
          </w:rPrChange>
        </w:rPr>
        <w:t>behavioural</w:t>
      </w:r>
      <w:proofErr w:type="spellEnd"/>
      <w:r w:rsidRPr="00CF2EA4">
        <w:rPr>
          <w:rFonts w:ascii="Times New Roman" w:hAnsi="Times New Roman" w:cs="Times New Roman"/>
          <w:lang w:val="en-US"/>
          <w:rPrChange w:id="959" w:author="Diego Fabian Beltran Segura" w:date="2022-08-26T11:48:00Z">
            <w:rPr>
              <w:lang w:val="en-US"/>
            </w:rPr>
          </w:rPrChange>
        </w:rPr>
        <w:t xml:space="preserve"> effects on hummingbird </w:t>
      </w:r>
      <w:proofErr w:type="spellStart"/>
      <w:r w:rsidRPr="00CF2EA4">
        <w:rPr>
          <w:rFonts w:ascii="Times New Roman" w:hAnsi="Times New Roman" w:cs="Times New Roman"/>
          <w:lang w:val="en-US"/>
          <w:rPrChange w:id="960" w:author="Diego Fabian Beltran Segura" w:date="2022-08-26T11:48:00Z">
            <w:rPr>
              <w:lang w:val="en-US"/>
            </w:rPr>
          </w:rPrChange>
        </w:rPr>
        <w:t>colour</w:t>
      </w:r>
      <w:proofErr w:type="spellEnd"/>
      <w:r w:rsidRPr="00CF2EA4">
        <w:rPr>
          <w:rFonts w:ascii="Times New Roman" w:hAnsi="Times New Roman" w:cs="Times New Roman"/>
          <w:lang w:val="en-US"/>
          <w:rPrChange w:id="961" w:author="Diego Fabian Beltran Segura" w:date="2022-08-26T11:48:00Z">
            <w:rPr>
              <w:lang w:val="en-US"/>
            </w:rPr>
          </w:rPrChange>
        </w:rPr>
        <w:t xml:space="preserve"> appearance during courtship. </w:t>
      </w:r>
      <w:proofErr w:type="spellStart"/>
      <w:r w:rsidRPr="00CF2EA4">
        <w:rPr>
          <w:rFonts w:ascii="Times New Roman" w:hAnsi="Times New Roman" w:cs="Times New Roman"/>
          <w:lang w:val="en-US"/>
          <w:rPrChange w:id="962" w:author="Diego Fabian Beltran Segura" w:date="2022-08-26T11:48:00Z">
            <w:rPr>
              <w:lang w:val="en-US"/>
            </w:rPr>
          </w:rPrChange>
        </w:rPr>
        <w:t>Grether</w:t>
      </w:r>
      <w:proofErr w:type="spellEnd"/>
      <w:r w:rsidRPr="00CF2EA4">
        <w:rPr>
          <w:rFonts w:ascii="Times New Roman" w:hAnsi="Times New Roman" w:cs="Times New Roman"/>
          <w:lang w:val="en-US"/>
          <w:rPrChange w:id="963" w:author="Diego Fabian Beltran Segura" w:date="2022-08-26T11:48:00Z">
            <w:rPr>
              <w:lang w:val="en-US"/>
            </w:rPr>
          </w:rPrChange>
        </w:rPr>
        <w:t xml:space="preserve"> G, editor. </w:t>
      </w:r>
      <w:proofErr w:type="spellStart"/>
      <w:r w:rsidRPr="00CF2EA4">
        <w:rPr>
          <w:rFonts w:ascii="Times New Roman" w:hAnsi="Times New Roman" w:cs="Times New Roman"/>
          <w:lang w:val="en-US"/>
          <w:rPrChange w:id="964" w:author="Diego Fabian Beltran Segura" w:date="2022-08-26T11:48:00Z">
            <w:rPr>
              <w:lang w:val="en-US"/>
            </w:rPr>
          </w:rPrChange>
        </w:rPr>
        <w:t>Ecol</w:t>
      </w:r>
      <w:proofErr w:type="spellEnd"/>
      <w:r w:rsidRPr="00CF2EA4">
        <w:rPr>
          <w:rFonts w:ascii="Times New Roman" w:hAnsi="Times New Roman" w:cs="Times New Roman"/>
          <w:lang w:val="en-US"/>
          <w:rPrChange w:id="965" w:author="Diego Fabian Beltran Segura" w:date="2022-08-26T11:48:00Z">
            <w:rPr>
              <w:lang w:val="en-US"/>
            </w:rPr>
          </w:rPrChange>
        </w:rPr>
        <w:t xml:space="preserve"> Lett. 2018 Sep;21(9):1413–22. </w:t>
      </w:r>
    </w:p>
    <w:p w14:paraId="440832C0" w14:textId="77777777" w:rsidR="00454D50" w:rsidRPr="00CF2EA4" w:rsidRDefault="00454D50" w:rsidP="00454D50">
      <w:pPr>
        <w:pStyle w:val="Bibliography"/>
        <w:rPr>
          <w:rFonts w:ascii="Times New Roman" w:hAnsi="Times New Roman" w:cs="Times New Roman"/>
          <w:lang w:val="en-US"/>
          <w:rPrChange w:id="966" w:author="Diego Fabian Beltran Segura" w:date="2022-08-26T11:48:00Z">
            <w:rPr>
              <w:lang w:val="en-US"/>
            </w:rPr>
          </w:rPrChange>
        </w:rPr>
      </w:pPr>
      <w:r w:rsidRPr="00CF2EA4">
        <w:rPr>
          <w:rFonts w:ascii="Times New Roman" w:hAnsi="Times New Roman" w:cs="Times New Roman"/>
          <w:lang w:val="en-US"/>
          <w:rPrChange w:id="967" w:author="Diego Fabian Beltran Segura" w:date="2022-08-26T11:48:00Z">
            <w:rPr>
              <w:lang w:val="en-US"/>
            </w:rPr>
          </w:rPrChange>
        </w:rPr>
        <w:t>86.</w:t>
      </w:r>
      <w:r w:rsidRPr="00CF2EA4">
        <w:rPr>
          <w:rFonts w:ascii="Times New Roman" w:hAnsi="Times New Roman" w:cs="Times New Roman"/>
          <w:lang w:val="en-US"/>
          <w:rPrChange w:id="968" w:author="Diego Fabian Beltran Segura" w:date="2022-08-26T11:48:00Z">
            <w:rPr>
              <w:lang w:val="en-US"/>
            </w:rPr>
          </w:rPrChange>
        </w:rPr>
        <w:tab/>
      </w:r>
      <w:proofErr w:type="spellStart"/>
      <w:r w:rsidRPr="00CF2EA4">
        <w:rPr>
          <w:rFonts w:ascii="Times New Roman" w:hAnsi="Times New Roman" w:cs="Times New Roman"/>
          <w:lang w:val="en-US"/>
          <w:rPrChange w:id="969" w:author="Diego Fabian Beltran Segura" w:date="2022-08-26T11:48:00Z">
            <w:rPr>
              <w:lang w:val="en-US"/>
            </w:rPr>
          </w:rPrChange>
        </w:rPr>
        <w:t>Badyaev</w:t>
      </w:r>
      <w:proofErr w:type="spellEnd"/>
      <w:r w:rsidRPr="00CF2EA4">
        <w:rPr>
          <w:rFonts w:ascii="Times New Roman" w:hAnsi="Times New Roman" w:cs="Times New Roman"/>
          <w:lang w:val="en-US"/>
          <w:rPrChange w:id="970" w:author="Diego Fabian Beltran Segura" w:date="2022-08-26T11:48:00Z">
            <w:rPr>
              <w:lang w:val="en-US"/>
            </w:rPr>
          </w:rPrChange>
        </w:rPr>
        <w:t xml:space="preserve"> AV, Hill GE, </w:t>
      </w:r>
      <w:proofErr w:type="spellStart"/>
      <w:r w:rsidRPr="00CF2EA4">
        <w:rPr>
          <w:rFonts w:ascii="Times New Roman" w:hAnsi="Times New Roman" w:cs="Times New Roman"/>
          <w:lang w:val="en-US"/>
          <w:rPrChange w:id="971" w:author="Diego Fabian Beltran Segura" w:date="2022-08-26T11:48:00Z">
            <w:rPr>
              <w:lang w:val="en-US"/>
            </w:rPr>
          </w:rPrChange>
        </w:rPr>
        <w:t>Weckworth</w:t>
      </w:r>
      <w:proofErr w:type="spellEnd"/>
      <w:r w:rsidRPr="00CF2EA4">
        <w:rPr>
          <w:rFonts w:ascii="Times New Roman" w:hAnsi="Times New Roman" w:cs="Times New Roman"/>
          <w:lang w:val="en-US"/>
          <w:rPrChange w:id="972" w:author="Diego Fabian Beltran Segura" w:date="2022-08-26T11:48:00Z">
            <w:rPr>
              <w:lang w:val="en-US"/>
            </w:rPr>
          </w:rPrChange>
        </w:rPr>
        <w:t xml:space="preserve"> BV. Species Divergence in Sexually Selected Traits: Increase in Song Elaboration Is Related to Decrease in Plumage Ornamentation in Finches. Evolution. 2002;56(2):412–9. </w:t>
      </w:r>
    </w:p>
    <w:p w14:paraId="098FCC37" w14:textId="77777777" w:rsidR="00454D50" w:rsidRPr="00CF2EA4" w:rsidRDefault="00454D50" w:rsidP="00454D50">
      <w:pPr>
        <w:pStyle w:val="Bibliography"/>
        <w:rPr>
          <w:rFonts w:ascii="Times New Roman" w:hAnsi="Times New Roman" w:cs="Times New Roman"/>
          <w:lang w:val="en-US"/>
          <w:rPrChange w:id="973" w:author="Diego Fabian Beltran Segura" w:date="2022-08-26T11:48:00Z">
            <w:rPr>
              <w:lang w:val="en-US"/>
            </w:rPr>
          </w:rPrChange>
        </w:rPr>
      </w:pPr>
      <w:r w:rsidRPr="00CF2EA4">
        <w:rPr>
          <w:rFonts w:ascii="Times New Roman" w:hAnsi="Times New Roman" w:cs="Times New Roman"/>
          <w:lang w:val="en-US"/>
          <w:rPrChange w:id="974" w:author="Diego Fabian Beltran Segura" w:date="2022-08-26T11:48:00Z">
            <w:rPr>
              <w:lang w:val="en-US"/>
            </w:rPr>
          </w:rPrChange>
        </w:rPr>
        <w:t>87.</w:t>
      </w:r>
      <w:r w:rsidRPr="00CF2EA4">
        <w:rPr>
          <w:rFonts w:ascii="Times New Roman" w:hAnsi="Times New Roman" w:cs="Times New Roman"/>
          <w:lang w:val="en-US"/>
          <w:rPrChange w:id="975" w:author="Diego Fabian Beltran Segura" w:date="2022-08-26T11:48:00Z">
            <w:rPr>
              <w:lang w:val="en-US"/>
            </w:rPr>
          </w:rPrChange>
        </w:rPr>
        <w:tab/>
        <w:t xml:space="preserve">Freitas R, Marques C, Cardoso GC, Trigo S. Ecological effects on female bill </w:t>
      </w:r>
      <w:proofErr w:type="spellStart"/>
      <w:r w:rsidRPr="00CF2EA4">
        <w:rPr>
          <w:rFonts w:ascii="Times New Roman" w:hAnsi="Times New Roman" w:cs="Times New Roman"/>
          <w:lang w:val="en-US"/>
          <w:rPrChange w:id="976" w:author="Diego Fabian Beltran Segura" w:date="2022-08-26T11:48:00Z">
            <w:rPr>
              <w:lang w:val="en-US"/>
            </w:rPr>
          </w:rPrChange>
        </w:rPr>
        <w:t>colour</w:t>
      </w:r>
      <w:proofErr w:type="spellEnd"/>
      <w:r w:rsidRPr="00CF2EA4">
        <w:rPr>
          <w:rFonts w:ascii="Times New Roman" w:hAnsi="Times New Roman" w:cs="Times New Roman"/>
          <w:lang w:val="en-US"/>
          <w:rPrChange w:id="977" w:author="Diego Fabian Beltran Segura" w:date="2022-08-26T11:48:00Z">
            <w:rPr>
              <w:lang w:val="en-US"/>
            </w:rPr>
          </w:rPrChange>
        </w:rPr>
        <w:t xml:space="preserve"> explain plastic sexual dichromatism in a </w:t>
      </w:r>
      <w:proofErr w:type="gramStart"/>
      <w:r w:rsidRPr="00CF2EA4">
        <w:rPr>
          <w:rFonts w:ascii="Times New Roman" w:hAnsi="Times New Roman" w:cs="Times New Roman"/>
          <w:lang w:val="en-US"/>
          <w:rPrChange w:id="978" w:author="Diego Fabian Beltran Segura" w:date="2022-08-26T11:48:00Z">
            <w:rPr>
              <w:lang w:val="en-US"/>
            </w:rPr>
          </w:rPrChange>
        </w:rPr>
        <w:t>mutually-ornamented</w:t>
      </w:r>
      <w:proofErr w:type="gramEnd"/>
      <w:r w:rsidRPr="00CF2EA4">
        <w:rPr>
          <w:rFonts w:ascii="Times New Roman" w:hAnsi="Times New Roman" w:cs="Times New Roman"/>
          <w:lang w:val="en-US"/>
          <w:rPrChange w:id="979" w:author="Diego Fabian Beltran Segura" w:date="2022-08-26T11:48:00Z">
            <w:rPr>
              <w:lang w:val="en-US"/>
            </w:rPr>
          </w:rPrChange>
        </w:rPr>
        <w:t xml:space="preserve"> bird. Sci Rep. </w:t>
      </w:r>
      <w:proofErr w:type="gramStart"/>
      <w:r w:rsidRPr="00CF2EA4">
        <w:rPr>
          <w:rFonts w:ascii="Times New Roman" w:hAnsi="Times New Roman" w:cs="Times New Roman"/>
          <w:lang w:val="en-US"/>
          <w:rPrChange w:id="980" w:author="Diego Fabian Beltran Segura" w:date="2022-08-26T11:48:00Z">
            <w:rPr>
              <w:lang w:val="en-US"/>
            </w:rPr>
          </w:rPrChange>
        </w:rPr>
        <w:t>2021;11:14970</w:t>
      </w:r>
      <w:proofErr w:type="gramEnd"/>
      <w:r w:rsidRPr="00CF2EA4">
        <w:rPr>
          <w:rFonts w:ascii="Times New Roman" w:hAnsi="Times New Roman" w:cs="Times New Roman"/>
          <w:lang w:val="en-US"/>
          <w:rPrChange w:id="981" w:author="Diego Fabian Beltran Segura" w:date="2022-08-26T11:48:00Z">
            <w:rPr>
              <w:lang w:val="en-US"/>
            </w:rPr>
          </w:rPrChange>
        </w:rPr>
        <w:t xml:space="preserve">. </w:t>
      </w:r>
    </w:p>
    <w:p w14:paraId="6C9A1300" w14:textId="77777777" w:rsidR="00454D50" w:rsidRPr="00CF2EA4" w:rsidRDefault="00454D50" w:rsidP="00454D50">
      <w:pPr>
        <w:pStyle w:val="Bibliography"/>
        <w:rPr>
          <w:rFonts w:ascii="Times New Roman" w:hAnsi="Times New Roman" w:cs="Times New Roman"/>
          <w:lang w:val="en-US"/>
          <w:rPrChange w:id="982" w:author="Diego Fabian Beltran Segura" w:date="2022-08-26T11:48:00Z">
            <w:rPr>
              <w:lang w:val="en-US"/>
            </w:rPr>
          </w:rPrChange>
        </w:rPr>
      </w:pPr>
      <w:r w:rsidRPr="00CF2EA4">
        <w:rPr>
          <w:rFonts w:ascii="Times New Roman" w:hAnsi="Times New Roman" w:cs="Times New Roman"/>
          <w:lang w:val="en-US"/>
          <w:rPrChange w:id="983" w:author="Diego Fabian Beltran Segura" w:date="2022-08-26T11:48:00Z">
            <w:rPr>
              <w:lang w:val="en-US"/>
            </w:rPr>
          </w:rPrChange>
        </w:rPr>
        <w:t>88.</w:t>
      </w:r>
      <w:r w:rsidRPr="00CF2EA4">
        <w:rPr>
          <w:rFonts w:ascii="Times New Roman" w:hAnsi="Times New Roman" w:cs="Times New Roman"/>
          <w:lang w:val="en-US"/>
          <w:rPrChange w:id="984" w:author="Diego Fabian Beltran Segura" w:date="2022-08-26T11:48:00Z">
            <w:rPr>
              <w:lang w:val="en-US"/>
            </w:rPr>
          </w:rPrChange>
        </w:rPr>
        <w:tab/>
        <w:t xml:space="preserve">Shultz AJ, Burns KJ. The role of sexual and natural selection in shaping patterns of sexual dichromatism in the largest family of songbirds (Aves: Thraupidae): EVOLUTION OF SEXUAL DICHROMATISM IN THE TANAGERS. Evolution. 2017 Apr;71(4):1061–74. </w:t>
      </w:r>
    </w:p>
    <w:p w14:paraId="6DD7C99A" w14:textId="77777777" w:rsidR="00454D50" w:rsidRPr="00CF2EA4" w:rsidRDefault="00454D50" w:rsidP="00454D50">
      <w:pPr>
        <w:pStyle w:val="Bibliography"/>
        <w:rPr>
          <w:rFonts w:ascii="Times New Roman" w:hAnsi="Times New Roman" w:cs="Times New Roman"/>
          <w:lang w:val="en-US"/>
          <w:rPrChange w:id="985" w:author="Diego Fabian Beltran Segura" w:date="2022-08-26T11:48:00Z">
            <w:rPr>
              <w:lang w:val="en-US"/>
            </w:rPr>
          </w:rPrChange>
        </w:rPr>
      </w:pPr>
      <w:r w:rsidRPr="00CF2EA4">
        <w:rPr>
          <w:rFonts w:ascii="Times New Roman" w:hAnsi="Times New Roman" w:cs="Times New Roman"/>
          <w:lang w:val="en-US"/>
          <w:rPrChange w:id="986" w:author="Diego Fabian Beltran Segura" w:date="2022-08-26T11:48:00Z">
            <w:rPr>
              <w:lang w:val="en-US"/>
            </w:rPr>
          </w:rPrChange>
        </w:rPr>
        <w:t>89.</w:t>
      </w:r>
      <w:r w:rsidRPr="00CF2EA4">
        <w:rPr>
          <w:rFonts w:ascii="Times New Roman" w:hAnsi="Times New Roman" w:cs="Times New Roman"/>
          <w:lang w:val="en-US"/>
          <w:rPrChange w:id="987" w:author="Diego Fabian Beltran Segura" w:date="2022-08-26T11:48:00Z">
            <w:rPr>
              <w:lang w:val="en-US"/>
            </w:rPr>
          </w:rPrChange>
        </w:rPr>
        <w:tab/>
        <w:t xml:space="preserve">Cardoso GC, Hu Y. Birdsong Performance and the Evolution of Simple (Rather than Elaborate) Sexual Signals. The American Naturalist. 2011 Nov;178(5):679–86. </w:t>
      </w:r>
    </w:p>
    <w:p w14:paraId="0A5E1AA6" w14:textId="77777777" w:rsidR="00454D50" w:rsidRPr="00CF2EA4" w:rsidRDefault="00454D50" w:rsidP="00454D50">
      <w:pPr>
        <w:pStyle w:val="Bibliography"/>
        <w:rPr>
          <w:rFonts w:ascii="Times New Roman" w:hAnsi="Times New Roman" w:cs="Times New Roman"/>
          <w:lang w:val="en-US"/>
          <w:rPrChange w:id="988" w:author="Diego Fabian Beltran Segura" w:date="2022-08-26T11:48:00Z">
            <w:rPr>
              <w:lang w:val="en-US"/>
            </w:rPr>
          </w:rPrChange>
        </w:rPr>
      </w:pPr>
      <w:r w:rsidRPr="00CF2EA4">
        <w:rPr>
          <w:rFonts w:ascii="Times New Roman" w:hAnsi="Times New Roman" w:cs="Times New Roman"/>
          <w:lang w:val="en-US"/>
          <w:rPrChange w:id="989" w:author="Diego Fabian Beltran Segura" w:date="2022-08-26T11:48:00Z">
            <w:rPr>
              <w:lang w:val="en-US"/>
            </w:rPr>
          </w:rPrChange>
        </w:rPr>
        <w:t>90.</w:t>
      </w:r>
      <w:r w:rsidRPr="00CF2EA4">
        <w:rPr>
          <w:rFonts w:ascii="Times New Roman" w:hAnsi="Times New Roman" w:cs="Times New Roman"/>
          <w:lang w:val="en-US"/>
          <w:rPrChange w:id="990" w:author="Diego Fabian Beltran Segura" w:date="2022-08-26T11:48:00Z">
            <w:rPr>
              <w:lang w:val="en-US"/>
            </w:rPr>
          </w:rPrChange>
        </w:rPr>
        <w:tab/>
        <w:t xml:space="preserve">Owens IPF, Short RV. Hormonal basis of sexual dimorphism in birds: implications for new theories of sexual selection. Trends in Ecology &amp; Evolution. 1995 Jan 1;10(1):44–7. </w:t>
      </w:r>
    </w:p>
    <w:p w14:paraId="573115F7" w14:textId="77777777" w:rsidR="00454D50" w:rsidRPr="00CF2EA4" w:rsidRDefault="00454D50" w:rsidP="00454D50">
      <w:pPr>
        <w:pStyle w:val="Bibliography"/>
        <w:rPr>
          <w:rFonts w:ascii="Times New Roman" w:hAnsi="Times New Roman" w:cs="Times New Roman"/>
          <w:lang w:val="en-US"/>
          <w:rPrChange w:id="991" w:author="Diego Fabian Beltran Segura" w:date="2022-08-26T11:48:00Z">
            <w:rPr>
              <w:lang w:val="en-US"/>
            </w:rPr>
          </w:rPrChange>
        </w:rPr>
      </w:pPr>
      <w:r w:rsidRPr="00CF2EA4">
        <w:rPr>
          <w:rFonts w:ascii="Times New Roman" w:hAnsi="Times New Roman" w:cs="Times New Roman"/>
          <w:lang w:val="en-US"/>
          <w:rPrChange w:id="992" w:author="Diego Fabian Beltran Segura" w:date="2022-08-26T11:48:00Z">
            <w:rPr>
              <w:lang w:val="en-US"/>
            </w:rPr>
          </w:rPrChange>
        </w:rPr>
        <w:t>91.</w:t>
      </w:r>
      <w:r w:rsidRPr="00CF2EA4">
        <w:rPr>
          <w:rFonts w:ascii="Times New Roman" w:hAnsi="Times New Roman" w:cs="Times New Roman"/>
          <w:lang w:val="en-US"/>
          <w:rPrChange w:id="993" w:author="Diego Fabian Beltran Segura" w:date="2022-08-26T11:48:00Z">
            <w:rPr>
              <w:lang w:val="en-US"/>
            </w:rPr>
          </w:rPrChange>
        </w:rPr>
        <w:tab/>
        <w:t>Wade MJ, Shuster SM. Sexual Selection: Harem Size and the Variance in Male Reproductive Success. The American Naturalist. 2004 Oct 1;164(4</w:t>
      </w:r>
      <w:proofErr w:type="gramStart"/>
      <w:r w:rsidRPr="00CF2EA4">
        <w:rPr>
          <w:rFonts w:ascii="Times New Roman" w:hAnsi="Times New Roman" w:cs="Times New Roman"/>
          <w:lang w:val="en-US"/>
          <w:rPrChange w:id="994" w:author="Diego Fabian Beltran Segura" w:date="2022-08-26T11:48:00Z">
            <w:rPr>
              <w:lang w:val="en-US"/>
            </w:rPr>
          </w:rPrChange>
        </w:rPr>
        <w:t>):E</w:t>
      </w:r>
      <w:proofErr w:type="gramEnd"/>
      <w:r w:rsidRPr="00CF2EA4">
        <w:rPr>
          <w:rFonts w:ascii="Times New Roman" w:hAnsi="Times New Roman" w:cs="Times New Roman"/>
          <w:lang w:val="en-US"/>
          <w:rPrChange w:id="995" w:author="Diego Fabian Beltran Segura" w:date="2022-08-26T11:48:00Z">
            <w:rPr>
              <w:lang w:val="en-US"/>
            </w:rPr>
          </w:rPrChange>
        </w:rPr>
        <w:t xml:space="preserve">83–9. </w:t>
      </w:r>
    </w:p>
    <w:p w14:paraId="2362C475" w14:textId="5BCFF115" w:rsidR="00B07F7D" w:rsidRPr="00CF2EA4" w:rsidRDefault="009C414E" w:rsidP="00621C67">
      <w:pPr>
        <w:widowControl w:val="0"/>
        <w:autoSpaceDE w:val="0"/>
        <w:autoSpaceDN w:val="0"/>
        <w:adjustRightInd w:val="0"/>
        <w:spacing w:line="480" w:lineRule="auto"/>
        <w:rPr>
          <w:lang w:val="en-GB"/>
        </w:rPr>
      </w:pPr>
      <w:r w:rsidRPr="00CF2EA4">
        <w:rPr>
          <w:lang w:val="en-GB"/>
        </w:rPr>
        <w:fldChar w:fldCharType="end"/>
      </w:r>
    </w:p>
    <w:p w14:paraId="3665CF89" w14:textId="6D38A8D9" w:rsidR="00621C67" w:rsidRPr="00CF2EA4" w:rsidRDefault="00621C67" w:rsidP="00621C67">
      <w:pPr>
        <w:widowControl w:val="0"/>
        <w:autoSpaceDE w:val="0"/>
        <w:autoSpaceDN w:val="0"/>
        <w:adjustRightInd w:val="0"/>
        <w:spacing w:line="480" w:lineRule="auto"/>
        <w:rPr>
          <w:lang w:val="en-GB"/>
        </w:rPr>
      </w:pPr>
    </w:p>
    <w:p w14:paraId="31B275CF" w14:textId="12C4B31A" w:rsidR="00621C67" w:rsidRPr="00CF2EA4" w:rsidRDefault="00621C67" w:rsidP="00621C67">
      <w:pPr>
        <w:widowControl w:val="0"/>
        <w:autoSpaceDE w:val="0"/>
        <w:autoSpaceDN w:val="0"/>
        <w:adjustRightInd w:val="0"/>
        <w:spacing w:line="480" w:lineRule="auto"/>
        <w:rPr>
          <w:lang w:val="en-GB"/>
        </w:rPr>
      </w:pPr>
    </w:p>
    <w:p w14:paraId="1F17B14F" w14:textId="4B0C70B7" w:rsidR="00621C67" w:rsidRPr="00CF2EA4" w:rsidRDefault="00621C67" w:rsidP="00621C67">
      <w:pPr>
        <w:widowControl w:val="0"/>
        <w:autoSpaceDE w:val="0"/>
        <w:autoSpaceDN w:val="0"/>
        <w:adjustRightInd w:val="0"/>
        <w:spacing w:line="480" w:lineRule="auto"/>
        <w:rPr>
          <w:lang w:val="en-GB"/>
        </w:rPr>
      </w:pPr>
    </w:p>
    <w:p w14:paraId="374D0322" w14:textId="77777777" w:rsidR="00621C67" w:rsidRPr="00CF2EA4" w:rsidRDefault="00621C67" w:rsidP="00621C67">
      <w:pPr>
        <w:widowControl w:val="0"/>
        <w:autoSpaceDE w:val="0"/>
        <w:autoSpaceDN w:val="0"/>
        <w:adjustRightInd w:val="0"/>
        <w:spacing w:line="480" w:lineRule="auto"/>
        <w:rPr>
          <w:lang w:val="en-GB"/>
        </w:rPr>
      </w:pPr>
    </w:p>
    <w:p w14:paraId="6035A232" w14:textId="77777777" w:rsidR="00F903FA" w:rsidRPr="00CF2EA4" w:rsidRDefault="00F903FA" w:rsidP="00621C67">
      <w:pPr>
        <w:widowControl w:val="0"/>
        <w:autoSpaceDE w:val="0"/>
        <w:autoSpaceDN w:val="0"/>
        <w:adjustRightInd w:val="0"/>
        <w:spacing w:line="480" w:lineRule="auto"/>
        <w:rPr>
          <w:lang w:val="en-GB"/>
        </w:rPr>
      </w:pPr>
    </w:p>
    <w:p w14:paraId="36A4C627" w14:textId="2CBB04CB" w:rsidR="00FC65D0" w:rsidRPr="00CF2EA4" w:rsidRDefault="00FC65D0" w:rsidP="00621C67">
      <w:pPr>
        <w:widowControl w:val="0"/>
        <w:autoSpaceDE w:val="0"/>
        <w:autoSpaceDN w:val="0"/>
        <w:adjustRightInd w:val="0"/>
        <w:spacing w:line="480" w:lineRule="auto"/>
        <w:rPr>
          <w:b/>
          <w:bCs/>
          <w:lang w:val="en-GB"/>
        </w:rPr>
      </w:pPr>
      <w:r w:rsidRPr="00CF2EA4">
        <w:rPr>
          <w:b/>
          <w:bCs/>
          <w:lang w:val="en-GB"/>
        </w:rPr>
        <w:lastRenderedPageBreak/>
        <w:t>Figures</w:t>
      </w:r>
    </w:p>
    <w:p w14:paraId="54F46339" w14:textId="042F7437" w:rsidR="00FC65D0" w:rsidRPr="00CF2EA4" w:rsidRDefault="00FC65D0" w:rsidP="00621C67">
      <w:pPr>
        <w:widowControl w:val="0"/>
        <w:autoSpaceDE w:val="0"/>
        <w:autoSpaceDN w:val="0"/>
        <w:adjustRightInd w:val="0"/>
        <w:spacing w:line="480" w:lineRule="auto"/>
        <w:rPr>
          <w:b/>
          <w:bCs/>
          <w:lang w:val="en-GB"/>
        </w:rPr>
      </w:pPr>
    </w:p>
    <w:p w14:paraId="2B8A01FA" w14:textId="301084EA" w:rsidR="00213A23" w:rsidRPr="00CF2EA4" w:rsidRDefault="00461821" w:rsidP="00621C67">
      <w:pPr>
        <w:widowControl w:val="0"/>
        <w:autoSpaceDE w:val="0"/>
        <w:autoSpaceDN w:val="0"/>
        <w:adjustRightInd w:val="0"/>
        <w:spacing w:line="480" w:lineRule="auto"/>
        <w:rPr>
          <w:ins w:id="996" w:author="Diego Fabian Beltran Segura" w:date="2022-08-25T15:18:00Z"/>
          <w:b/>
          <w:bCs/>
          <w:lang w:val="en-GB"/>
        </w:rPr>
      </w:pPr>
      <w:ins w:id="997" w:author="Diego Fabian Beltran Segura" w:date="2022-08-26T13:35:00Z">
        <w:r>
          <w:rPr>
            <w:b/>
            <w:bCs/>
            <w:noProof/>
            <w:lang w:val="en-GB"/>
          </w:rPr>
          <w:drawing>
            <wp:inline distT="0" distB="0" distL="0" distR="0" wp14:anchorId="04C7DFFA" wp14:editId="1E81D0E2">
              <wp:extent cx="5943600" cy="3849370"/>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849370"/>
                      </a:xfrm>
                      <a:prstGeom prst="rect">
                        <a:avLst/>
                      </a:prstGeom>
                    </pic:spPr>
                  </pic:pic>
                </a:graphicData>
              </a:graphic>
            </wp:inline>
          </w:drawing>
        </w:r>
      </w:ins>
    </w:p>
    <w:p w14:paraId="1FE3C68B" w14:textId="7AC4B35D" w:rsidR="005D7E0C" w:rsidRPr="00CF2EA4" w:rsidRDefault="005D7E0C" w:rsidP="005D7E0C">
      <w:pPr>
        <w:widowControl w:val="0"/>
        <w:autoSpaceDE w:val="0"/>
        <w:autoSpaceDN w:val="0"/>
        <w:adjustRightInd w:val="0"/>
        <w:spacing w:line="480" w:lineRule="auto"/>
        <w:rPr>
          <w:ins w:id="998" w:author="Diego Fabian Beltran Segura" w:date="2022-08-25T15:21:00Z"/>
          <w:lang w:val="en-GB"/>
          <w:rPrChange w:id="999" w:author="Diego Fabian Beltran Segura" w:date="2022-08-26T11:48:00Z">
            <w:rPr>
              <w:ins w:id="1000" w:author="Diego Fabian Beltran Segura" w:date="2022-08-25T15:21:00Z"/>
            </w:rPr>
          </w:rPrChange>
        </w:rPr>
      </w:pPr>
      <w:ins w:id="1001" w:author="Diego Fabian Beltran Segura" w:date="2022-08-25T15:19:00Z">
        <w:r w:rsidRPr="00CF2EA4">
          <w:rPr>
            <w:b/>
            <w:bCs/>
            <w:lang w:val="en-GB"/>
          </w:rPr>
          <w:t>Figure 1.</w:t>
        </w:r>
        <w:r w:rsidRPr="00CF2EA4">
          <w:rPr>
            <w:lang w:val="en-GB"/>
          </w:rPr>
          <w:t xml:space="preserve"> </w:t>
        </w:r>
      </w:ins>
      <w:ins w:id="1002" w:author="Diego Fabian Beltran Segura" w:date="2022-08-26T13:37:00Z">
        <w:r w:rsidR="00461C26">
          <w:rPr>
            <w:lang w:val="en-GB"/>
          </w:rPr>
          <w:t>D</w:t>
        </w:r>
      </w:ins>
      <w:ins w:id="1003" w:author="Diego Fabian Beltran Segura" w:date="2022-08-25T15:19:00Z">
        <w:r w:rsidRPr="00CF2EA4">
          <w:rPr>
            <w:lang w:val="en-GB"/>
          </w:rPr>
          <w:t xml:space="preserve">istribution of </w:t>
        </w:r>
      </w:ins>
      <w:ins w:id="1004" w:author="Diego Fabian Beltran Segura" w:date="2022-08-25T15:36:00Z">
        <w:r w:rsidR="006F46B8" w:rsidRPr="00CF2EA4">
          <w:rPr>
            <w:lang w:val="en-GB"/>
          </w:rPr>
          <w:t xml:space="preserve">hummingbird </w:t>
        </w:r>
      </w:ins>
      <w:ins w:id="1005" w:author="Diego Fabian Beltran Segura" w:date="2022-08-25T15:19:00Z">
        <w:r w:rsidRPr="00CF2EA4">
          <w:rPr>
            <w:lang w:val="en-GB"/>
          </w:rPr>
          <w:t>dimorphic traits</w:t>
        </w:r>
      </w:ins>
      <w:ins w:id="1006" w:author="Diego Fabian Beltran Segura" w:date="2022-08-25T15:36:00Z">
        <w:r w:rsidR="006F46B8" w:rsidRPr="00CF2EA4">
          <w:rPr>
            <w:lang w:val="en-GB"/>
          </w:rPr>
          <w:t>.</w:t>
        </w:r>
      </w:ins>
      <w:ins w:id="1007" w:author="Diego Fabian Beltran Segura" w:date="2022-08-25T15:19:00Z">
        <w:r w:rsidRPr="00CF2EA4">
          <w:rPr>
            <w:lang w:val="en-GB"/>
          </w:rPr>
          <w:t xml:space="preserve"> </w:t>
        </w:r>
      </w:ins>
      <w:ins w:id="1008" w:author="Diego Fabian Beltran Segura" w:date="2022-08-25T15:21:00Z">
        <w:r w:rsidRPr="00CF2EA4">
          <w:rPr>
            <w:lang w:val="en-GB"/>
            <w:rPrChange w:id="1009" w:author="Diego Fabian Beltran Segura" w:date="2022-08-26T11:48:00Z">
              <w:rPr/>
            </w:rPrChange>
          </w:rPr>
          <w:t>TLD was separated into male and female-biased</w:t>
        </w:r>
      </w:ins>
      <w:ins w:id="1010" w:author="Diego Fabian Beltran Segura" w:date="2022-08-25T15:22:00Z">
        <w:r w:rsidRPr="00CF2EA4">
          <w:rPr>
            <w:lang w:val="en-GB"/>
            <w:rPrChange w:id="1011" w:author="Diego Fabian Beltran Segura" w:date="2022-08-26T11:48:00Z">
              <w:rPr>
                <w:lang w:val="es-ES"/>
              </w:rPr>
            </w:rPrChange>
          </w:rPr>
          <w:t xml:space="preserve"> </w:t>
        </w:r>
        <w:r w:rsidRPr="00CF2EA4">
          <w:rPr>
            <w:lang w:val="en-GB"/>
            <w:rPrChange w:id="1012" w:author="Diego Fabian Beltran Segura" w:date="2022-08-26T11:48:00Z">
              <w:rPr>
                <w:lang w:val="en-US"/>
              </w:rPr>
            </w:rPrChange>
          </w:rPr>
          <w:t xml:space="preserve">(i.e., </w:t>
        </w:r>
      </w:ins>
      <w:ins w:id="1013" w:author="Diego Fabian Beltran Segura" w:date="2022-08-25T15:28:00Z">
        <w:r w:rsidR="00D22AF3" w:rsidRPr="00CF2EA4">
          <w:rPr>
            <w:lang w:val="en-GB"/>
          </w:rPr>
          <w:t>the predominantly larger sex</w:t>
        </w:r>
      </w:ins>
      <w:ins w:id="1014" w:author="Diego Fabian Beltran Segura" w:date="2022-08-25T15:23:00Z">
        <w:r w:rsidRPr="00CF2EA4">
          <w:rPr>
            <w:lang w:val="en-GB"/>
            <w:rPrChange w:id="1015" w:author="Diego Fabian Beltran Segura" w:date="2022-08-26T11:48:00Z">
              <w:rPr>
                <w:lang w:val="en-US"/>
              </w:rPr>
            </w:rPrChange>
          </w:rPr>
          <w:t>)</w:t>
        </w:r>
      </w:ins>
      <w:ins w:id="1016" w:author="Diego Fabian Beltran Segura" w:date="2022-08-25T15:21:00Z">
        <w:r w:rsidRPr="00CF2EA4">
          <w:rPr>
            <w:lang w:val="en-GB"/>
            <w:rPrChange w:id="1017" w:author="Diego Fabian Beltran Segura" w:date="2022-08-26T11:48:00Z">
              <w:rPr/>
            </w:rPrChange>
          </w:rPr>
          <w:t xml:space="preserve">, so that a species may only be </w:t>
        </w:r>
      </w:ins>
      <w:ins w:id="1018" w:author="Diego Fabian Beltran Segura" w:date="2022-08-25T15:23:00Z">
        <w:r w:rsidRPr="00CF2EA4">
          <w:rPr>
            <w:lang w:val="en-GB"/>
            <w:rPrChange w:id="1019" w:author="Diego Fabian Beltran Segura" w:date="2022-08-26T11:48:00Z">
              <w:rPr>
                <w:lang w:val="es-ES"/>
              </w:rPr>
            </w:rPrChange>
          </w:rPr>
          <w:t>one or the other</w:t>
        </w:r>
      </w:ins>
      <w:ins w:id="1020" w:author="Diego Fabian Beltran Segura" w:date="2022-08-25T15:21:00Z">
        <w:r w:rsidRPr="00CF2EA4">
          <w:rPr>
            <w:lang w:val="en-GB"/>
            <w:rPrChange w:id="1021" w:author="Diego Fabian Beltran Segura" w:date="2022-08-26T11:48:00Z">
              <w:rPr/>
            </w:rPrChange>
          </w:rPr>
          <w:t xml:space="preserve">. Song complexity was converted to a distance </w:t>
        </w:r>
      </w:ins>
      <w:ins w:id="1022" w:author="Diego Fabian Beltran Segura" w:date="2022-08-25T15:24:00Z">
        <w:r w:rsidR="00D22AF3" w:rsidRPr="00CF2EA4">
          <w:rPr>
            <w:lang w:val="en-GB"/>
          </w:rPr>
          <w:t xml:space="preserve">by summing the minimum value and adding 1 to all values to differentiate between minimum song complexity and </w:t>
        </w:r>
      </w:ins>
      <w:ins w:id="1023" w:author="Diego Fabian Beltran Segura" w:date="2022-08-25T15:25:00Z">
        <w:r w:rsidR="00D22AF3" w:rsidRPr="00CF2EA4">
          <w:rPr>
            <w:lang w:val="en-GB"/>
          </w:rPr>
          <w:t>missing data</w:t>
        </w:r>
      </w:ins>
      <w:ins w:id="1024" w:author="Diego Fabian Beltran Segura" w:date="2022-08-25T15:21:00Z">
        <w:r w:rsidRPr="00CF2EA4">
          <w:rPr>
            <w:lang w:val="en-GB"/>
            <w:rPrChange w:id="1025" w:author="Diego Fabian Beltran Segura" w:date="2022-08-26T11:48:00Z">
              <w:rPr>
                <w:lang w:val="en-US"/>
              </w:rPr>
            </w:rPrChange>
          </w:rPr>
          <w:t>.</w:t>
        </w:r>
      </w:ins>
      <w:ins w:id="1026" w:author="Diego Fabian Beltran Segura" w:date="2022-08-26T11:50:00Z">
        <w:r w:rsidR="00CF2EA4">
          <w:rPr>
            <w:lang w:val="en-GB"/>
          </w:rPr>
          <w:t xml:space="preserve"> A</w:t>
        </w:r>
      </w:ins>
      <w:ins w:id="1027" w:author="Diego Fabian Beltran Segura" w:date="2022-08-25T15:37:00Z">
        <w:r w:rsidR="006F46B8" w:rsidRPr="00CF2EA4">
          <w:rPr>
            <w:lang w:val="en-GB"/>
          </w:rPr>
          <w:t xml:space="preserve">ll </w:t>
        </w:r>
      </w:ins>
      <w:ins w:id="1028" w:author="Diego Fabian Beltran Segura" w:date="2022-08-25T15:21:00Z">
        <w:r w:rsidRPr="00CF2EA4">
          <w:rPr>
            <w:lang w:val="en-GB"/>
            <w:rPrChange w:id="1029" w:author="Diego Fabian Beltran Segura" w:date="2022-08-26T11:48:00Z">
              <w:rPr/>
            </w:rPrChange>
          </w:rPr>
          <w:t>trait</w:t>
        </w:r>
      </w:ins>
      <w:ins w:id="1030" w:author="Diego Fabian Beltran Segura" w:date="2022-08-25T15:29:00Z">
        <w:r w:rsidR="00D22AF3" w:rsidRPr="00CF2EA4">
          <w:rPr>
            <w:lang w:val="en-GB"/>
          </w:rPr>
          <w:t>s</w:t>
        </w:r>
      </w:ins>
      <w:ins w:id="1031" w:author="Diego Fabian Beltran Segura" w:date="2022-08-25T15:21:00Z">
        <w:r w:rsidRPr="00CF2EA4">
          <w:rPr>
            <w:lang w:val="en-GB"/>
            <w:rPrChange w:id="1032" w:author="Diego Fabian Beltran Segura" w:date="2022-08-26T11:48:00Z">
              <w:rPr/>
            </w:rPrChange>
          </w:rPr>
          <w:t xml:space="preserve"> </w:t>
        </w:r>
      </w:ins>
      <w:ins w:id="1033" w:author="Diego Fabian Beltran Segura" w:date="2022-08-25T15:29:00Z">
        <w:r w:rsidR="00D22AF3" w:rsidRPr="00CF2EA4">
          <w:rPr>
            <w:lang w:val="en-GB"/>
          </w:rPr>
          <w:t>were</w:t>
        </w:r>
      </w:ins>
      <w:ins w:id="1034" w:author="Diego Fabian Beltran Segura" w:date="2022-08-26T13:37:00Z">
        <w:r w:rsidR="00461C26">
          <w:rPr>
            <w:lang w:val="en-GB"/>
          </w:rPr>
          <w:t xml:space="preserve"> then</w:t>
        </w:r>
      </w:ins>
      <w:ins w:id="1035" w:author="Diego Fabian Beltran Segura" w:date="2022-08-25T15:21:00Z">
        <w:r w:rsidRPr="00CF2EA4">
          <w:rPr>
            <w:lang w:val="en-GB"/>
            <w:rPrChange w:id="1036" w:author="Diego Fabian Beltran Segura" w:date="2022-08-26T11:48:00Z">
              <w:rPr/>
            </w:rPrChange>
          </w:rPr>
          <w:t xml:space="preserve"> </w:t>
        </w:r>
      </w:ins>
      <w:ins w:id="1037" w:author="Diego Fabian Beltran Segura" w:date="2022-08-25T15:25:00Z">
        <w:r w:rsidR="00D22AF3" w:rsidRPr="00CF2EA4">
          <w:rPr>
            <w:lang w:val="en-GB"/>
          </w:rPr>
          <w:t>converted to percentage</w:t>
        </w:r>
      </w:ins>
      <w:ins w:id="1038" w:author="Diego Fabian Beltran Segura" w:date="2022-08-25T15:29:00Z">
        <w:r w:rsidR="004F637E" w:rsidRPr="00CF2EA4">
          <w:rPr>
            <w:lang w:val="en-GB"/>
          </w:rPr>
          <w:t>s</w:t>
        </w:r>
      </w:ins>
      <w:ins w:id="1039" w:author="Diego Fabian Beltran Segura" w:date="2022-08-25T15:25:00Z">
        <w:r w:rsidR="00D22AF3" w:rsidRPr="00CF2EA4">
          <w:rPr>
            <w:lang w:val="en-GB"/>
          </w:rPr>
          <w:t xml:space="preserve"> relative to </w:t>
        </w:r>
      </w:ins>
      <w:ins w:id="1040" w:author="Diego Fabian Beltran Segura" w:date="2022-08-25T15:29:00Z">
        <w:r w:rsidR="004F637E" w:rsidRPr="00CF2EA4">
          <w:rPr>
            <w:lang w:val="en-GB"/>
          </w:rPr>
          <w:t>each</w:t>
        </w:r>
      </w:ins>
      <w:ins w:id="1041" w:author="Diego Fabian Beltran Segura" w:date="2022-08-25T15:25:00Z">
        <w:r w:rsidR="00D22AF3" w:rsidRPr="00CF2EA4">
          <w:rPr>
            <w:lang w:val="en-GB"/>
          </w:rPr>
          <w:t xml:space="preserve"> distribution</w:t>
        </w:r>
      </w:ins>
      <w:ins w:id="1042" w:author="Diego Fabian Beltran Segura" w:date="2022-08-25T15:21:00Z">
        <w:r w:rsidRPr="00CF2EA4">
          <w:rPr>
            <w:lang w:val="en-GB"/>
            <w:rPrChange w:id="1043" w:author="Diego Fabian Beltran Segura" w:date="2022-08-26T11:48:00Z">
              <w:rPr/>
            </w:rPrChange>
          </w:rPr>
          <w:t xml:space="preserve">. On the left, </w:t>
        </w:r>
      </w:ins>
      <w:ins w:id="1044" w:author="Diego Fabian Beltran Segura" w:date="2022-08-25T15:25:00Z">
        <w:r w:rsidR="00D22AF3" w:rsidRPr="00CF2EA4">
          <w:rPr>
            <w:lang w:val="en-GB"/>
          </w:rPr>
          <w:t>the full hummingbird phylogeny</w:t>
        </w:r>
      </w:ins>
      <w:ins w:id="1045" w:author="Diego Fabian Beltran Segura" w:date="2022-08-25T15:21:00Z">
        <w:r w:rsidRPr="00CF2EA4">
          <w:rPr>
            <w:lang w:val="en-GB"/>
            <w:rPrChange w:id="1046" w:author="Diego Fabian Beltran Segura" w:date="2022-08-26T11:48:00Z">
              <w:rPr/>
            </w:rPrChange>
          </w:rPr>
          <w:t xml:space="preserve"> with branch lengths colo</w:t>
        </w:r>
      </w:ins>
      <w:ins w:id="1047" w:author="Diego Fabian Beltran Segura" w:date="2022-08-25T15:26:00Z">
        <w:r w:rsidR="00D22AF3" w:rsidRPr="00CF2EA4">
          <w:rPr>
            <w:lang w:val="en-GB"/>
          </w:rPr>
          <w:t>u</w:t>
        </w:r>
      </w:ins>
      <w:ins w:id="1048" w:author="Diego Fabian Beltran Segura" w:date="2022-08-25T15:21:00Z">
        <w:r w:rsidRPr="00CF2EA4">
          <w:rPr>
            <w:lang w:val="en-GB"/>
            <w:rPrChange w:id="1049" w:author="Diego Fabian Beltran Segura" w:date="2022-08-26T11:48:00Z">
              <w:rPr/>
            </w:rPrChange>
          </w:rPr>
          <w:t xml:space="preserve">red according to the </w:t>
        </w:r>
        <w:r w:rsidRPr="00CF2EA4">
          <w:rPr>
            <w:lang w:val="en-GB"/>
            <w:rPrChange w:id="1050" w:author="Diego Fabian Beltran Segura" w:date="2022-08-26T11:48:00Z">
              <w:rPr>
                <w:lang w:val="en-US"/>
              </w:rPr>
            </w:rPrChange>
          </w:rPr>
          <w:t>sum</w:t>
        </w:r>
        <w:r w:rsidRPr="00CF2EA4">
          <w:rPr>
            <w:lang w:val="en-GB"/>
            <w:rPrChange w:id="1051" w:author="Diego Fabian Beltran Segura" w:date="2022-08-26T11:48:00Z">
              <w:rPr/>
            </w:rPrChange>
          </w:rPr>
          <w:t xml:space="preserve"> </w:t>
        </w:r>
        <w:r w:rsidRPr="00CF2EA4">
          <w:rPr>
            <w:lang w:val="en-GB"/>
            <w:rPrChange w:id="1052" w:author="Diego Fabian Beltran Segura" w:date="2022-08-26T11:48:00Z">
              <w:rPr>
                <w:lang w:val="en-US"/>
              </w:rPr>
            </w:rPrChange>
          </w:rPr>
          <w:t>of</w:t>
        </w:r>
        <w:r w:rsidRPr="00CF2EA4">
          <w:rPr>
            <w:lang w:val="en-GB"/>
            <w:rPrChange w:id="1053" w:author="Diego Fabian Beltran Segura" w:date="2022-08-26T11:48:00Z">
              <w:rPr/>
            </w:rPrChange>
          </w:rPr>
          <w:t xml:space="preserve"> all </w:t>
        </w:r>
      </w:ins>
      <w:ins w:id="1054" w:author="Diego Fabian Beltran Segura" w:date="2022-08-25T15:26:00Z">
        <w:r w:rsidR="00D22AF3" w:rsidRPr="00CF2EA4">
          <w:rPr>
            <w:lang w:val="en-GB"/>
          </w:rPr>
          <w:t xml:space="preserve">trait percentages to show species with the </w:t>
        </w:r>
      </w:ins>
      <w:ins w:id="1055" w:author="Diego Fabian Beltran Segura" w:date="2022-08-25T15:30:00Z">
        <w:r w:rsidR="004F637E" w:rsidRPr="00CF2EA4">
          <w:rPr>
            <w:lang w:val="en-GB"/>
          </w:rPr>
          <w:t>lowest (light</w:t>
        </w:r>
      </w:ins>
      <w:ins w:id="1056" w:author="Diego Fabian Beltran Segura" w:date="2022-08-26T11:50:00Z">
        <w:r w:rsidR="00F70CE4">
          <w:rPr>
            <w:lang w:val="en-GB"/>
          </w:rPr>
          <w:t>est</w:t>
        </w:r>
      </w:ins>
      <w:ins w:id="1057" w:author="Diego Fabian Beltran Segura" w:date="2022-08-25T15:30:00Z">
        <w:r w:rsidR="004F637E" w:rsidRPr="00CF2EA4">
          <w:rPr>
            <w:lang w:val="en-GB"/>
          </w:rPr>
          <w:t xml:space="preserve">) and </w:t>
        </w:r>
      </w:ins>
      <w:ins w:id="1058" w:author="Diego Fabian Beltran Segura" w:date="2022-08-25T15:26:00Z">
        <w:r w:rsidR="00D22AF3" w:rsidRPr="00CF2EA4">
          <w:rPr>
            <w:lang w:val="en-GB"/>
          </w:rPr>
          <w:t>highest</w:t>
        </w:r>
      </w:ins>
      <w:ins w:id="1059" w:author="Diego Fabian Beltran Segura" w:date="2022-08-25T15:30:00Z">
        <w:r w:rsidR="004F637E" w:rsidRPr="00CF2EA4">
          <w:rPr>
            <w:lang w:val="en-GB"/>
          </w:rPr>
          <w:t xml:space="preserve"> (dark</w:t>
        </w:r>
      </w:ins>
      <w:ins w:id="1060" w:author="Diego Fabian Beltran Segura" w:date="2022-08-26T11:50:00Z">
        <w:r w:rsidR="00F70CE4">
          <w:rPr>
            <w:lang w:val="en-GB"/>
          </w:rPr>
          <w:t>est</w:t>
        </w:r>
      </w:ins>
      <w:ins w:id="1061" w:author="Diego Fabian Beltran Segura" w:date="2022-08-25T15:30:00Z">
        <w:r w:rsidR="004F637E" w:rsidRPr="00CF2EA4">
          <w:rPr>
            <w:lang w:val="en-GB"/>
          </w:rPr>
          <w:t>)</w:t>
        </w:r>
      </w:ins>
      <w:ins w:id="1062" w:author="Diego Fabian Beltran Segura" w:date="2022-08-25T15:26:00Z">
        <w:r w:rsidR="00D22AF3" w:rsidRPr="00CF2EA4">
          <w:rPr>
            <w:lang w:val="en-GB"/>
          </w:rPr>
          <w:t xml:space="preserve"> </w:t>
        </w:r>
      </w:ins>
      <w:ins w:id="1063" w:author="Diego Fabian Beltran Segura" w:date="2022-08-26T11:51:00Z">
        <w:r w:rsidR="00C47FC0">
          <w:rPr>
            <w:lang w:val="en-GB"/>
          </w:rPr>
          <w:t xml:space="preserve">pooled </w:t>
        </w:r>
      </w:ins>
      <w:ins w:id="1064" w:author="Diego Fabian Beltran Segura" w:date="2022-08-25T15:26:00Z">
        <w:r w:rsidR="00D22AF3" w:rsidRPr="00CF2EA4">
          <w:rPr>
            <w:lang w:val="en-GB"/>
          </w:rPr>
          <w:t>values</w:t>
        </w:r>
      </w:ins>
      <w:ins w:id="1065" w:author="Diego Fabian Beltran Segura" w:date="2022-08-25T15:21:00Z">
        <w:r w:rsidRPr="00CF2EA4">
          <w:rPr>
            <w:lang w:val="en-GB"/>
            <w:rPrChange w:id="1066" w:author="Diego Fabian Beltran Segura" w:date="2022-08-26T11:48:00Z">
              <w:rPr/>
            </w:rPrChange>
          </w:rPr>
          <w:t xml:space="preserve">. On the right, </w:t>
        </w:r>
        <w:proofErr w:type="spellStart"/>
        <w:r w:rsidRPr="00CF2EA4">
          <w:rPr>
            <w:lang w:val="en-GB"/>
            <w:rPrChange w:id="1067" w:author="Diego Fabian Beltran Segura" w:date="2022-08-26T11:48:00Z">
              <w:rPr/>
            </w:rPrChange>
          </w:rPr>
          <w:t>barplot</w:t>
        </w:r>
      </w:ins>
      <w:ins w:id="1068" w:author="Diego Fabian Beltran Segura" w:date="2022-08-25T15:27:00Z">
        <w:r w:rsidR="00D22AF3" w:rsidRPr="00CF2EA4">
          <w:rPr>
            <w:lang w:val="en-GB"/>
          </w:rPr>
          <w:t>s</w:t>
        </w:r>
      </w:ins>
      <w:proofErr w:type="spellEnd"/>
      <w:ins w:id="1069" w:author="Diego Fabian Beltran Segura" w:date="2022-08-25T15:21:00Z">
        <w:r w:rsidRPr="00CF2EA4">
          <w:rPr>
            <w:lang w:val="en-GB"/>
            <w:rPrChange w:id="1070" w:author="Diego Fabian Beltran Segura" w:date="2022-08-26T11:48:00Z">
              <w:rPr/>
            </w:rPrChange>
          </w:rPr>
          <w:t xml:space="preserve"> showing the </w:t>
        </w:r>
      </w:ins>
      <w:ins w:id="1071" w:author="Diego Fabian Beltran Segura" w:date="2022-08-26T13:35:00Z">
        <w:r w:rsidR="00461821">
          <w:rPr>
            <w:lang w:val="en-GB"/>
          </w:rPr>
          <w:t xml:space="preserve">sum of all percentages and the </w:t>
        </w:r>
      </w:ins>
      <w:ins w:id="1072" w:author="Diego Fabian Beltran Segura" w:date="2022-08-25T15:31:00Z">
        <w:r w:rsidR="004F637E" w:rsidRPr="00CF2EA4">
          <w:rPr>
            <w:lang w:val="en-GB"/>
          </w:rPr>
          <w:t>magnitude</w:t>
        </w:r>
      </w:ins>
      <w:ins w:id="1073" w:author="Diego Fabian Beltran Segura" w:date="2022-08-25T15:21:00Z">
        <w:r w:rsidRPr="00CF2EA4">
          <w:rPr>
            <w:lang w:val="en-GB"/>
            <w:rPrChange w:id="1074" w:author="Diego Fabian Beltran Segura" w:date="2022-08-26T11:48:00Z">
              <w:rPr/>
            </w:rPrChange>
          </w:rPr>
          <w:t xml:space="preserve"> of each dimorphic trait for each species.</w:t>
        </w:r>
        <w:r w:rsidRPr="00CF2EA4">
          <w:rPr>
            <w:b/>
            <w:bCs/>
            <w:lang w:val="en-GB"/>
            <w:rPrChange w:id="1075" w:author="Diego Fabian Beltran Segura" w:date="2022-08-26T11:48:00Z">
              <w:rPr>
                <w:b/>
                <w:bCs/>
              </w:rPr>
            </w:rPrChange>
          </w:rPr>
          <w:t xml:space="preserve"> </w:t>
        </w:r>
      </w:ins>
      <w:ins w:id="1076" w:author="Diego Fabian Beltran Segura" w:date="2022-08-25T15:32:00Z">
        <w:r w:rsidR="004F637E" w:rsidRPr="00CF2EA4">
          <w:rPr>
            <w:lang w:val="en-GB"/>
          </w:rPr>
          <w:t xml:space="preserve">Illustrations show the male and female of the species with the highest summed dimorphisms of each </w:t>
        </w:r>
      </w:ins>
      <w:ins w:id="1077" w:author="Diego Fabian Beltran Segura" w:date="2022-08-25T15:37:00Z">
        <w:r w:rsidR="006F46B8" w:rsidRPr="00CF2EA4">
          <w:rPr>
            <w:lang w:val="en-GB"/>
          </w:rPr>
          <w:t>sub</w:t>
        </w:r>
      </w:ins>
      <w:ins w:id="1078" w:author="Diego Fabian Beltran Segura" w:date="2022-08-25T15:32:00Z">
        <w:r w:rsidR="004F637E" w:rsidRPr="00CF2EA4">
          <w:rPr>
            <w:lang w:val="en-GB"/>
          </w:rPr>
          <w:t>clade</w:t>
        </w:r>
      </w:ins>
      <w:ins w:id="1079" w:author="Diego Fabian Beltran Segura" w:date="2022-08-25T15:33:00Z">
        <w:r w:rsidR="004F637E" w:rsidRPr="00CF2EA4">
          <w:rPr>
            <w:lang w:val="en-GB"/>
          </w:rPr>
          <w:t>. F</w:t>
        </w:r>
      </w:ins>
      <w:ins w:id="1080" w:author="Diego Fabian Beltran Segura" w:date="2022-08-25T15:32:00Z">
        <w:r w:rsidR="004F637E" w:rsidRPr="00CF2EA4">
          <w:rPr>
            <w:lang w:val="en-GB"/>
          </w:rPr>
          <w:t>rom bottom</w:t>
        </w:r>
      </w:ins>
      <w:ins w:id="1081" w:author="Diego Fabian Beltran Segura" w:date="2022-08-25T15:33:00Z">
        <w:r w:rsidR="004F637E" w:rsidRPr="00CF2EA4">
          <w:rPr>
            <w:lang w:val="en-GB"/>
          </w:rPr>
          <w:t xml:space="preserve"> to top: </w:t>
        </w:r>
        <w:proofErr w:type="spellStart"/>
        <w:r w:rsidR="004F637E" w:rsidRPr="00CF2EA4">
          <w:rPr>
            <w:i/>
            <w:iCs/>
            <w:lang w:val="en-GB"/>
          </w:rPr>
          <w:t>Topaza</w:t>
        </w:r>
        <w:proofErr w:type="spellEnd"/>
        <w:r w:rsidR="004F637E" w:rsidRPr="00CF2EA4">
          <w:rPr>
            <w:i/>
            <w:iCs/>
            <w:lang w:val="en-GB"/>
          </w:rPr>
          <w:t xml:space="preserve"> </w:t>
        </w:r>
        <w:proofErr w:type="spellStart"/>
        <w:r w:rsidR="004F637E" w:rsidRPr="00CF2EA4">
          <w:rPr>
            <w:i/>
            <w:iCs/>
            <w:lang w:val="en-GB"/>
          </w:rPr>
          <w:t>pella</w:t>
        </w:r>
        <w:proofErr w:type="spellEnd"/>
        <w:r w:rsidR="004F637E" w:rsidRPr="00CF2EA4">
          <w:rPr>
            <w:i/>
            <w:iCs/>
            <w:lang w:val="en-GB"/>
          </w:rPr>
          <w:t xml:space="preserve">, </w:t>
        </w:r>
        <w:proofErr w:type="spellStart"/>
        <w:r w:rsidR="004F637E" w:rsidRPr="00CF2EA4">
          <w:rPr>
            <w:i/>
            <w:iCs/>
            <w:lang w:val="en-GB"/>
          </w:rPr>
          <w:t>Eutoxeres</w:t>
        </w:r>
        <w:proofErr w:type="spellEnd"/>
        <w:r w:rsidR="004F637E" w:rsidRPr="00CF2EA4">
          <w:rPr>
            <w:i/>
            <w:iCs/>
            <w:lang w:val="en-GB"/>
          </w:rPr>
          <w:t xml:space="preserve"> aquila </w:t>
        </w:r>
        <w:r w:rsidR="004F637E" w:rsidRPr="00CF2EA4">
          <w:rPr>
            <w:lang w:val="en-GB"/>
          </w:rPr>
          <w:t>(only one illustration shown)</w:t>
        </w:r>
        <w:r w:rsidR="004F637E" w:rsidRPr="00CF2EA4">
          <w:rPr>
            <w:i/>
            <w:iCs/>
            <w:lang w:val="en-GB"/>
          </w:rPr>
          <w:t xml:space="preserve">, </w:t>
        </w:r>
      </w:ins>
      <w:proofErr w:type="spellStart"/>
      <w:ins w:id="1082" w:author="Diego Fabian Beltran Segura" w:date="2022-08-25T15:34:00Z">
        <w:r w:rsidR="004F637E" w:rsidRPr="00CF2EA4">
          <w:rPr>
            <w:i/>
            <w:iCs/>
            <w:lang w:val="en-GB"/>
          </w:rPr>
          <w:lastRenderedPageBreak/>
          <w:t>Heliothryx</w:t>
        </w:r>
        <w:proofErr w:type="spellEnd"/>
        <w:r w:rsidR="004F637E" w:rsidRPr="00CF2EA4">
          <w:rPr>
            <w:i/>
            <w:iCs/>
            <w:lang w:val="en-GB"/>
          </w:rPr>
          <w:t xml:space="preserve"> </w:t>
        </w:r>
        <w:proofErr w:type="spellStart"/>
        <w:r w:rsidR="004F637E" w:rsidRPr="00CF2EA4">
          <w:rPr>
            <w:i/>
            <w:iCs/>
            <w:lang w:val="en-GB"/>
          </w:rPr>
          <w:t>barroti</w:t>
        </w:r>
        <w:proofErr w:type="spellEnd"/>
        <w:r w:rsidR="004F637E" w:rsidRPr="00CF2EA4">
          <w:rPr>
            <w:i/>
            <w:iCs/>
            <w:lang w:val="en-GB"/>
          </w:rPr>
          <w:t xml:space="preserve">, </w:t>
        </w:r>
        <w:proofErr w:type="spellStart"/>
        <w:r w:rsidR="004F637E" w:rsidRPr="00CF2EA4">
          <w:rPr>
            <w:i/>
            <w:iCs/>
            <w:lang w:val="en-GB"/>
          </w:rPr>
          <w:t>Ocreatus</w:t>
        </w:r>
        <w:proofErr w:type="spellEnd"/>
        <w:r w:rsidR="004F637E" w:rsidRPr="00CF2EA4">
          <w:rPr>
            <w:i/>
            <w:iCs/>
            <w:lang w:val="en-GB"/>
          </w:rPr>
          <w:t xml:space="preserve"> </w:t>
        </w:r>
        <w:proofErr w:type="spellStart"/>
        <w:r w:rsidR="004F637E" w:rsidRPr="00CF2EA4">
          <w:rPr>
            <w:i/>
            <w:iCs/>
            <w:lang w:val="en-GB"/>
          </w:rPr>
          <w:t>underwoodi</w:t>
        </w:r>
        <w:proofErr w:type="spellEnd"/>
        <w:r w:rsidR="004F637E" w:rsidRPr="00CF2EA4">
          <w:rPr>
            <w:i/>
            <w:iCs/>
            <w:lang w:val="en-GB"/>
          </w:rPr>
          <w:t xml:space="preserve">, </w:t>
        </w:r>
        <w:proofErr w:type="spellStart"/>
        <w:r w:rsidR="004F637E" w:rsidRPr="00CF2EA4">
          <w:rPr>
            <w:i/>
            <w:iCs/>
            <w:lang w:val="en-GB"/>
          </w:rPr>
          <w:t>Aglaiocercus</w:t>
        </w:r>
        <w:proofErr w:type="spellEnd"/>
        <w:r w:rsidR="004F637E" w:rsidRPr="00CF2EA4">
          <w:rPr>
            <w:i/>
            <w:iCs/>
            <w:lang w:val="en-GB"/>
          </w:rPr>
          <w:t xml:space="preserve"> </w:t>
        </w:r>
        <w:proofErr w:type="spellStart"/>
        <w:r w:rsidR="004F637E" w:rsidRPr="00CF2EA4">
          <w:rPr>
            <w:i/>
            <w:iCs/>
            <w:lang w:val="en-GB"/>
          </w:rPr>
          <w:t>coelestis</w:t>
        </w:r>
        <w:proofErr w:type="spellEnd"/>
        <w:r w:rsidR="004F637E" w:rsidRPr="00CF2EA4">
          <w:rPr>
            <w:i/>
            <w:iCs/>
            <w:lang w:val="en-GB"/>
          </w:rPr>
          <w:t xml:space="preserve">, </w:t>
        </w:r>
        <w:proofErr w:type="spellStart"/>
        <w:r w:rsidR="004F637E" w:rsidRPr="00CF2EA4">
          <w:rPr>
            <w:i/>
            <w:iCs/>
            <w:lang w:val="en-GB"/>
          </w:rPr>
          <w:t>Lampornis</w:t>
        </w:r>
        <w:proofErr w:type="spellEnd"/>
        <w:r w:rsidR="004F637E" w:rsidRPr="00CF2EA4">
          <w:rPr>
            <w:i/>
            <w:iCs/>
            <w:lang w:val="en-GB"/>
          </w:rPr>
          <w:t xml:space="preserve"> </w:t>
        </w:r>
        <w:proofErr w:type="spellStart"/>
        <w:r w:rsidR="004F637E" w:rsidRPr="00CF2EA4">
          <w:rPr>
            <w:i/>
            <w:iCs/>
            <w:lang w:val="en-GB"/>
          </w:rPr>
          <w:t>calolaemus</w:t>
        </w:r>
        <w:proofErr w:type="spellEnd"/>
        <w:r w:rsidR="004F637E" w:rsidRPr="00CF2EA4">
          <w:rPr>
            <w:i/>
            <w:iCs/>
            <w:lang w:val="en-GB"/>
          </w:rPr>
          <w:t xml:space="preserve">, </w:t>
        </w:r>
      </w:ins>
      <w:proofErr w:type="spellStart"/>
      <w:ins w:id="1083" w:author="Diego Fabian Beltran Segura" w:date="2022-08-25T15:35:00Z">
        <w:r w:rsidR="006F46B8" w:rsidRPr="00CF2EA4">
          <w:rPr>
            <w:i/>
            <w:iCs/>
            <w:lang w:val="en-GB"/>
          </w:rPr>
          <w:t>Thaumastura</w:t>
        </w:r>
        <w:proofErr w:type="spellEnd"/>
        <w:r w:rsidR="006F46B8" w:rsidRPr="00CF2EA4">
          <w:rPr>
            <w:i/>
            <w:iCs/>
            <w:lang w:val="en-GB"/>
          </w:rPr>
          <w:t xml:space="preserve"> </w:t>
        </w:r>
        <w:proofErr w:type="spellStart"/>
        <w:r w:rsidR="006F46B8" w:rsidRPr="00CF2EA4">
          <w:rPr>
            <w:i/>
            <w:iCs/>
            <w:lang w:val="en-GB"/>
          </w:rPr>
          <w:t>cora</w:t>
        </w:r>
        <w:proofErr w:type="spellEnd"/>
        <w:r w:rsidR="006F46B8" w:rsidRPr="00CF2EA4">
          <w:rPr>
            <w:i/>
            <w:iCs/>
            <w:lang w:val="en-GB"/>
          </w:rPr>
          <w:t xml:space="preserve">, </w:t>
        </w:r>
        <w:proofErr w:type="spellStart"/>
        <w:r w:rsidR="006F46B8" w:rsidRPr="00CF2EA4">
          <w:rPr>
            <w:i/>
            <w:iCs/>
            <w:lang w:val="en-GB"/>
          </w:rPr>
          <w:t>Chrysuronia</w:t>
        </w:r>
        <w:proofErr w:type="spellEnd"/>
        <w:r w:rsidR="006F46B8" w:rsidRPr="00CF2EA4">
          <w:rPr>
            <w:i/>
            <w:iCs/>
            <w:lang w:val="en-GB"/>
          </w:rPr>
          <w:t xml:space="preserve"> </w:t>
        </w:r>
        <w:proofErr w:type="spellStart"/>
        <w:r w:rsidR="006F46B8" w:rsidRPr="00CF2EA4">
          <w:rPr>
            <w:i/>
            <w:iCs/>
            <w:lang w:val="en-GB"/>
          </w:rPr>
          <w:t>oenone</w:t>
        </w:r>
        <w:proofErr w:type="spellEnd"/>
        <w:r w:rsidR="006F46B8" w:rsidRPr="00CF2EA4">
          <w:rPr>
            <w:i/>
            <w:iCs/>
            <w:lang w:val="en-GB"/>
          </w:rPr>
          <w:t>.</w:t>
        </w:r>
        <w:r w:rsidR="006F46B8" w:rsidRPr="00CF2EA4">
          <w:rPr>
            <w:lang w:val="en-GB"/>
          </w:rPr>
          <w:t xml:space="preserve"> Permission to</w:t>
        </w:r>
      </w:ins>
      <w:ins w:id="1084" w:author="Diego Fabian Beltran Segura" w:date="2022-08-25T15:36:00Z">
        <w:r w:rsidR="006F46B8" w:rsidRPr="00CF2EA4">
          <w:rPr>
            <w:lang w:val="en-GB"/>
          </w:rPr>
          <w:t xml:space="preserve"> use illustrations will be requested upon manuscript acceptance.</w:t>
        </w:r>
      </w:ins>
    </w:p>
    <w:p w14:paraId="000DBB84" w14:textId="0044954C" w:rsidR="005D7E0C" w:rsidRPr="00CF2EA4" w:rsidRDefault="005D7E0C" w:rsidP="00621C67">
      <w:pPr>
        <w:widowControl w:val="0"/>
        <w:autoSpaceDE w:val="0"/>
        <w:autoSpaceDN w:val="0"/>
        <w:adjustRightInd w:val="0"/>
        <w:spacing w:line="480" w:lineRule="auto"/>
        <w:rPr>
          <w:ins w:id="1085" w:author="Diego Fabian Beltran Segura" w:date="2022-08-25T15:18:00Z"/>
          <w:lang w:val="en-GB"/>
          <w:rPrChange w:id="1086" w:author="Diego Fabian Beltran Segura" w:date="2022-08-26T11:48:00Z">
            <w:rPr>
              <w:ins w:id="1087" w:author="Diego Fabian Beltran Segura" w:date="2022-08-25T15:18:00Z"/>
              <w:b/>
              <w:bCs/>
              <w:lang w:val="en-GB"/>
            </w:rPr>
          </w:rPrChange>
        </w:rPr>
      </w:pPr>
    </w:p>
    <w:p w14:paraId="266A74A6" w14:textId="70C0D611" w:rsidR="005D7E0C" w:rsidRPr="00CF2EA4" w:rsidRDefault="005D7E0C" w:rsidP="00621C67">
      <w:pPr>
        <w:widowControl w:val="0"/>
        <w:autoSpaceDE w:val="0"/>
        <w:autoSpaceDN w:val="0"/>
        <w:adjustRightInd w:val="0"/>
        <w:spacing w:line="480" w:lineRule="auto"/>
        <w:rPr>
          <w:ins w:id="1088" w:author="Diego Fabian Beltran Segura" w:date="2022-08-25T15:18:00Z"/>
          <w:b/>
          <w:bCs/>
          <w:lang w:val="en-GB"/>
        </w:rPr>
      </w:pPr>
    </w:p>
    <w:p w14:paraId="30E12FA1" w14:textId="77777777" w:rsidR="005D7E0C" w:rsidRPr="00CF2EA4" w:rsidRDefault="005D7E0C" w:rsidP="00621C67">
      <w:pPr>
        <w:widowControl w:val="0"/>
        <w:autoSpaceDE w:val="0"/>
        <w:autoSpaceDN w:val="0"/>
        <w:adjustRightInd w:val="0"/>
        <w:spacing w:line="480" w:lineRule="auto"/>
        <w:rPr>
          <w:b/>
          <w:bCs/>
          <w:lang w:val="en-GB"/>
        </w:rPr>
      </w:pPr>
    </w:p>
    <w:p w14:paraId="366C166B" w14:textId="5B98BA53" w:rsidR="00FC65D0" w:rsidRPr="00CF2EA4" w:rsidRDefault="008A1A55" w:rsidP="00621C67">
      <w:pPr>
        <w:spacing w:line="480" w:lineRule="auto"/>
        <w:rPr>
          <w:lang w:val="en-GB"/>
        </w:rPr>
      </w:pPr>
      <w:ins w:id="1089" w:author="Diego Fabian Beltran Segura" w:date="2022-08-25T15:39:00Z">
        <w:r w:rsidRPr="00CF2EA4">
          <w:rPr>
            <w:noProof/>
            <w:lang w:val="en-GB"/>
          </w:rPr>
          <w:lastRenderedPageBreak/>
          <w:drawing>
            <wp:inline distT="0" distB="0" distL="0" distR="0" wp14:anchorId="0D30E8E2" wp14:editId="359FDA70">
              <wp:extent cx="594360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ins>
      <w:del w:id="1090" w:author="Diego Fabian Beltran Segura" w:date="2022-08-25T15:38:00Z">
        <w:r w:rsidR="00670CE8" w:rsidRPr="00CF2EA4" w:rsidDel="008A1A55">
          <w:rPr>
            <w:noProof/>
            <w:lang w:val="en-GB"/>
          </w:rPr>
          <w:drawing>
            <wp:inline distT="0" distB="0" distL="0" distR="0" wp14:anchorId="68E16DEA" wp14:editId="75AAB530">
              <wp:extent cx="5943600" cy="3343275"/>
              <wp:effectExtent l="0" t="0" r="0" b="0"/>
              <wp:docPr id="1" name="Picture 1" descr="Chart, dia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diagram, scatte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del>
    </w:p>
    <w:p w14:paraId="6BA4E833" w14:textId="70D25A3E" w:rsidR="00FC65D0" w:rsidRPr="00CF2EA4" w:rsidRDefault="00FC65D0" w:rsidP="00621C67">
      <w:pPr>
        <w:spacing w:line="480" w:lineRule="auto"/>
        <w:rPr>
          <w:color w:val="FF0000"/>
          <w:lang w:val="en-GB"/>
        </w:rPr>
      </w:pPr>
      <w:r w:rsidRPr="00CF2EA4">
        <w:rPr>
          <w:b/>
          <w:bCs/>
          <w:lang w:val="en-GB"/>
        </w:rPr>
        <w:t xml:space="preserve">Figure </w:t>
      </w:r>
      <w:del w:id="1091" w:author="Diego Fabian Beltran Segura" w:date="2022-08-25T15:38:00Z">
        <w:r w:rsidRPr="00CF2EA4" w:rsidDel="008A1A55">
          <w:rPr>
            <w:b/>
            <w:bCs/>
            <w:lang w:val="en-GB"/>
          </w:rPr>
          <w:delText>1</w:delText>
        </w:r>
      </w:del>
      <w:ins w:id="1092" w:author="Diego Fabian Beltran Segura" w:date="2022-08-25T15:38:00Z">
        <w:r w:rsidR="008A1A55" w:rsidRPr="00CF2EA4">
          <w:rPr>
            <w:b/>
            <w:bCs/>
            <w:lang w:val="en-GB"/>
          </w:rPr>
          <w:t>2</w:t>
        </w:r>
      </w:ins>
      <w:r w:rsidRPr="00CF2EA4">
        <w:rPr>
          <w:b/>
          <w:bCs/>
          <w:lang w:val="en-GB"/>
        </w:rPr>
        <w:t>.</w:t>
      </w:r>
      <w:r w:rsidRPr="00CF2EA4">
        <w:rPr>
          <w:lang w:val="en-GB"/>
        </w:rPr>
        <w:t xml:space="preserve"> Relationships between altitude and habitat structure with hummingbird dimorphic traits. (A) Scatterplots showing the relationship between altitude and each dimorphic trait. Altitude and habitat structure significantly affect dichromatism</w:t>
      </w:r>
      <w:r w:rsidR="00670CE8" w:rsidRPr="00CF2EA4">
        <w:rPr>
          <w:lang w:val="en-GB"/>
        </w:rPr>
        <w:t>,</w:t>
      </w:r>
      <w:r w:rsidRPr="00CF2EA4">
        <w:rPr>
          <w:lang w:val="en-GB"/>
        </w:rPr>
        <w:t xml:space="preserve"> morphological dimorphism</w:t>
      </w:r>
      <w:r w:rsidR="00670CE8" w:rsidRPr="00CF2EA4">
        <w:rPr>
          <w:lang w:val="en-GB"/>
        </w:rPr>
        <w:t xml:space="preserve">, and </w:t>
      </w:r>
      <w:r w:rsidR="00670CE8" w:rsidRPr="00CF2EA4">
        <w:rPr>
          <w:lang w:val="en-GB"/>
        </w:rPr>
        <w:lastRenderedPageBreak/>
        <w:t>acoustic complexity</w:t>
      </w:r>
      <w:r w:rsidRPr="00CF2EA4">
        <w:rPr>
          <w:lang w:val="en-GB"/>
        </w:rPr>
        <w:t>. Each dot represents a species and colours represent each type of habitat structure. Solid lines represent significant effects estimated by BPMMs, coloured according to type of habitat structure. Black lines represent altitude effects regardless of habitat structure. Dashed lines represent non-significant effects. Vertical and horizontal axes are standardized</w:t>
      </w:r>
      <w:r w:rsidR="007A42E3" w:rsidRPr="00CF2EA4">
        <w:rPr>
          <w:lang w:val="en-GB"/>
        </w:rPr>
        <w:t>.</w:t>
      </w:r>
      <w:r w:rsidRPr="00CF2EA4">
        <w:rPr>
          <w:lang w:val="en-GB"/>
        </w:rPr>
        <w:t xml:space="preserve"> (B) Model coefficients estimated by BPMMs show significant effects on dichromatism</w:t>
      </w:r>
      <w:r w:rsidR="00670CE8" w:rsidRPr="00CF2EA4">
        <w:rPr>
          <w:lang w:val="en-GB"/>
        </w:rPr>
        <w:t>,</w:t>
      </w:r>
      <w:r w:rsidRPr="00CF2EA4">
        <w:rPr>
          <w:lang w:val="en-GB"/>
        </w:rPr>
        <w:t xml:space="preserve"> MD</w:t>
      </w:r>
      <w:r w:rsidR="00670CE8" w:rsidRPr="00CF2EA4">
        <w:rPr>
          <w:lang w:val="en-GB"/>
        </w:rPr>
        <w:t>, and acoustic complexity</w:t>
      </w:r>
      <w:r w:rsidRPr="00CF2EA4">
        <w:rPr>
          <w:lang w:val="en-GB"/>
        </w:rPr>
        <w:t xml:space="preserve">. Dots indicate posterior </w:t>
      </w:r>
      <w:del w:id="1093" w:author="Diego Fabian Beltran Segura" w:date="2022-08-25T15:39:00Z">
        <w:r w:rsidRPr="00CF2EA4" w:rsidDel="008A1A55">
          <w:rPr>
            <w:lang w:val="en-GB"/>
          </w:rPr>
          <w:delText xml:space="preserve">mean </w:delText>
        </w:r>
      </w:del>
      <w:ins w:id="1094" w:author="Diego Fabian Beltran Segura" w:date="2022-08-25T15:39:00Z">
        <w:r w:rsidR="008A1A55" w:rsidRPr="00CF2EA4">
          <w:rPr>
            <w:lang w:val="en-GB"/>
          </w:rPr>
          <w:t>median</w:t>
        </w:r>
        <w:r w:rsidR="008A1A55" w:rsidRPr="00CF2EA4">
          <w:rPr>
            <w:lang w:val="en-GB"/>
          </w:rPr>
          <w:t xml:space="preserve"> </w:t>
        </w:r>
      </w:ins>
      <w:r w:rsidRPr="00CF2EA4">
        <w:rPr>
          <w:lang w:val="en-GB"/>
        </w:rPr>
        <w:t xml:space="preserve">and bars show 95% </w:t>
      </w:r>
      <w:del w:id="1095" w:author="Diego Fabian Beltran Segura" w:date="2022-08-25T15:39:00Z">
        <w:r w:rsidRPr="00CF2EA4" w:rsidDel="008A1A55">
          <w:rPr>
            <w:lang w:val="en-GB"/>
          </w:rPr>
          <w:delText xml:space="preserve">confidence </w:delText>
        </w:r>
      </w:del>
      <w:ins w:id="1096" w:author="Diego Fabian Beltran Segura" w:date="2022-08-25T15:39:00Z">
        <w:r w:rsidR="008A1A55" w:rsidRPr="00CF2EA4">
          <w:rPr>
            <w:lang w:val="en-GB"/>
          </w:rPr>
          <w:t>HDI</w:t>
        </w:r>
      </w:ins>
      <w:del w:id="1097" w:author="Diego Fabian Beltran Segura" w:date="2022-08-25T15:39:00Z">
        <w:r w:rsidRPr="00CF2EA4" w:rsidDel="008A1A55">
          <w:rPr>
            <w:lang w:val="en-GB"/>
          </w:rPr>
          <w:delText>estimated by models</w:delText>
        </w:r>
      </w:del>
      <w:r w:rsidRPr="00CF2EA4">
        <w:rPr>
          <w:lang w:val="en-GB"/>
        </w:rPr>
        <w:t>. Gr</w:t>
      </w:r>
      <w:r w:rsidR="00485B9D" w:rsidRPr="00CF2EA4">
        <w:rPr>
          <w:lang w:val="en-GB"/>
        </w:rPr>
        <w:t>e</w:t>
      </w:r>
      <w:r w:rsidRPr="00CF2EA4">
        <w:rPr>
          <w:lang w:val="en-GB"/>
        </w:rPr>
        <w:t>y segments indicate non-significant effects, and black segments indicate significant effects. Segments on the left of dotted lines indicate negative effects and segments on the right indicate positive effects.</w:t>
      </w:r>
      <w:r w:rsidRPr="00CF2EA4">
        <w:rPr>
          <w:color w:val="000000"/>
          <w:lang w:val="en-GB"/>
        </w:rPr>
        <w:t xml:space="preserve"> </w:t>
      </w:r>
    </w:p>
    <w:p w14:paraId="1EDCE2D5" w14:textId="47CAE32C" w:rsidR="00FC65D0" w:rsidRPr="00CF2EA4" w:rsidRDefault="00FC65D0" w:rsidP="00621C67">
      <w:pPr>
        <w:widowControl w:val="0"/>
        <w:autoSpaceDE w:val="0"/>
        <w:autoSpaceDN w:val="0"/>
        <w:adjustRightInd w:val="0"/>
        <w:spacing w:line="480" w:lineRule="auto"/>
        <w:rPr>
          <w:lang w:val="en-GB"/>
        </w:rPr>
      </w:pPr>
    </w:p>
    <w:p w14:paraId="4D79F1F7" w14:textId="6F9CD8BC" w:rsidR="00FC65D0" w:rsidRPr="00CF2EA4" w:rsidRDefault="00FC65D0" w:rsidP="00621C67">
      <w:pPr>
        <w:widowControl w:val="0"/>
        <w:autoSpaceDE w:val="0"/>
        <w:autoSpaceDN w:val="0"/>
        <w:adjustRightInd w:val="0"/>
        <w:spacing w:line="480" w:lineRule="auto"/>
        <w:rPr>
          <w:ins w:id="1098" w:author="Diego Fabian Beltran Segura" w:date="2022-08-25T15:41:00Z"/>
          <w:lang w:val="en-GB"/>
        </w:rPr>
      </w:pPr>
    </w:p>
    <w:p w14:paraId="6F338986" w14:textId="19B11DD3" w:rsidR="00AE4414" w:rsidRPr="00CF2EA4" w:rsidRDefault="00AE4414" w:rsidP="00621C67">
      <w:pPr>
        <w:widowControl w:val="0"/>
        <w:autoSpaceDE w:val="0"/>
        <w:autoSpaceDN w:val="0"/>
        <w:adjustRightInd w:val="0"/>
        <w:spacing w:line="480" w:lineRule="auto"/>
        <w:rPr>
          <w:ins w:id="1099" w:author="Diego Fabian Beltran Segura" w:date="2022-08-25T15:41:00Z"/>
          <w:lang w:val="en-GB"/>
        </w:rPr>
      </w:pPr>
    </w:p>
    <w:p w14:paraId="3AD1E911" w14:textId="77777777" w:rsidR="00AE4414" w:rsidRPr="00CF2EA4" w:rsidRDefault="00AE4414" w:rsidP="00621C67">
      <w:pPr>
        <w:widowControl w:val="0"/>
        <w:autoSpaceDE w:val="0"/>
        <w:autoSpaceDN w:val="0"/>
        <w:adjustRightInd w:val="0"/>
        <w:spacing w:line="480" w:lineRule="auto"/>
        <w:rPr>
          <w:lang w:val="en-GB"/>
        </w:rPr>
      </w:pPr>
    </w:p>
    <w:p w14:paraId="0B6BA792" w14:textId="313D557F" w:rsidR="00FC65D0" w:rsidRPr="00CF2EA4" w:rsidRDefault="006C61BF" w:rsidP="00621C67">
      <w:pPr>
        <w:widowControl w:val="0"/>
        <w:autoSpaceDE w:val="0"/>
        <w:autoSpaceDN w:val="0"/>
        <w:adjustRightInd w:val="0"/>
        <w:spacing w:line="480" w:lineRule="auto"/>
        <w:rPr>
          <w:lang w:val="en-GB"/>
        </w:rPr>
      </w:pPr>
      <w:ins w:id="1100" w:author="Diego Fabian Beltran Segura" w:date="2022-08-25T15:41:00Z">
        <w:r w:rsidRPr="00CF2EA4">
          <w:rPr>
            <w:noProof/>
            <w:lang w:val="en-GB"/>
          </w:rPr>
          <w:lastRenderedPageBreak/>
          <w:drawing>
            <wp:inline distT="0" distB="0" distL="0" distR="0" wp14:anchorId="1905BE08" wp14:editId="65FEAD19">
              <wp:extent cx="5943600" cy="365760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ins>
    </w:p>
    <w:p w14:paraId="4DC368FC" w14:textId="69FF7C21" w:rsidR="00FC65D0" w:rsidRPr="00CF2EA4" w:rsidRDefault="002A3BDA" w:rsidP="00621C67">
      <w:pPr>
        <w:spacing w:line="480" w:lineRule="auto"/>
        <w:rPr>
          <w:lang w:val="en-GB"/>
        </w:rPr>
      </w:pPr>
      <w:del w:id="1101" w:author="Diego Fabian Beltran Segura" w:date="2022-08-25T15:40:00Z">
        <w:r w:rsidRPr="00CF2EA4" w:rsidDel="006C61BF">
          <w:rPr>
            <w:noProof/>
            <w:lang w:val="en-GB"/>
          </w:rPr>
          <w:drawing>
            <wp:inline distT="0" distB="0" distL="0" distR="0" wp14:anchorId="0A966579" wp14:editId="0949FE6B">
              <wp:extent cx="5943600" cy="36576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del>
    </w:p>
    <w:p w14:paraId="5C9F5CC5" w14:textId="181C75AB" w:rsidR="00FC65D0" w:rsidRPr="00CF2EA4" w:rsidRDefault="00FC65D0" w:rsidP="00621C67">
      <w:pPr>
        <w:spacing w:line="480" w:lineRule="auto"/>
        <w:rPr>
          <w:lang w:val="en-GB"/>
        </w:rPr>
      </w:pPr>
      <w:r w:rsidRPr="00CF2EA4">
        <w:rPr>
          <w:b/>
          <w:bCs/>
          <w:lang w:val="en-GB"/>
        </w:rPr>
        <w:t xml:space="preserve">Figure </w:t>
      </w:r>
      <w:del w:id="1102" w:author="Diego Fabian Beltran Segura" w:date="2022-08-25T15:40:00Z">
        <w:r w:rsidRPr="00CF2EA4" w:rsidDel="006C61BF">
          <w:rPr>
            <w:b/>
            <w:bCs/>
            <w:lang w:val="en-GB"/>
          </w:rPr>
          <w:delText>2</w:delText>
        </w:r>
      </w:del>
      <w:ins w:id="1103" w:author="Diego Fabian Beltran Segura" w:date="2022-08-25T15:40:00Z">
        <w:r w:rsidR="006C61BF" w:rsidRPr="00CF2EA4">
          <w:rPr>
            <w:b/>
            <w:bCs/>
            <w:lang w:val="en-GB"/>
          </w:rPr>
          <w:t>3</w:t>
        </w:r>
      </w:ins>
      <w:r w:rsidRPr="00CF2EA4">
        <w:rPr>
          <w:b/>
          <w:bCs/>
          <w:lang w:val="en-GB"/>
        </w:rPr>
        <w:t xml:space="preserve">. </w:t>
      </w:r>
      <w:r w:rsidRPr="00CF2EA4">
        <w:rPr>
          <w:lang w:val="en-GB"/>
        </w:rPr>
        <w:t xml:space="preserve">Scatterplots showing the relationship between dichromatism and song complexity. (A) Average dichromatism of the whole plumage and song complexity are positively associated </w:t>
      </w:r>
      <w:r w:rsidRPr="00CF2EA4">
        <w:rPr>
          <w:lang w:val="en-GB"/>
        </w:rPr>
        <w:lastRenderedPageBreak/>
        <w:t xml:space="preserve">regardless of altitude and habitat structure. (B) Relationship between crown dichromatism and song complexity. (C) Relationship between </w:t>
      </w:r>
      <w:proofErr w:type="spellStart"/>
      <w:r w:rsidRPr="00CF2EA4">
        <w:rPr>
          <w:lang w:val="en-GB"/>
        </w:rPr>
        <w:t>gorget</w:t>
      </w:r>
      <w:proofErr w:type="spellEnd"/>
      <w:r w:rsidRPr="00CF2EA4">
        <w:rPr>
          <w:lang w:val="en-GB"/>
        </w:rPr>
        <w:t xml:space="preserve"> dichromatism and song complexity. Each dot represents a species and are coloured according to their corresponding habitat structure. Lines represent relationships estimated from BPMMs: regardless of other covariates (black), interaction with altitude (grey), and interaction with habitat structure relative to the understor</w:t>
      </w:r>
      <w:r w:rsidR="009B4349" w:rsidRPr="00CF2EA4">
        <w:rPr>
          <w:lang w:val="en-GB"/>
        </w:rPr>
        <w:t>e</w:t>
      </w:r>
      <w:r w:rsidRPr="00CF2EA4">
        <w:rPr>
          <w:lang w:val="en-GB"/>
        </w:rPr>
        <w:t>y. Vertical and horizontal axes are standardized.</w:t>
      </w:r>
    </w:p>
    <w:p w14:paraId="22150CAA" w14:textId="0BE02A17" w:rsidR="00FC65D0" w:rsidRPr="00CF2EA4" w:rsidRDefault="00FC65D0" w:rsidP="00621C67">
      <w:pPr>
        <w:widowControl w:val="0"/>
        <w:autoSpaceDE w:val="0"/>
        <w:autoSpaceDN w:val="0"/>
        <w:adjustRightInd w:val="0"/>
        <w:spacing w:line="480" w:lineRule="auto"/>
        <w:rPr>
          <w:lang w:val="en-GB"/>
        </w:rPr>
      </w:pPr>
    </w:p>
    <w:p w14:paraId="47B293FD" w14:textId="77777777" w:rsidR="0012771C" w:rsidRPr="00CF2EA4" w:rsidRDefault="0012771C" w:rsidP="00621C67">
      <w:pPr>
        <w:widowControl w:val="0"/>
        <w:autoSpaceDE w:val="0"/>
        <w:autoSpaceDN w:val="0"/>
        <w:adjustRightInd w:val="0"/>
        <w:spacing w:line="480" w:lineRule="auto"/>
        <w:rPr>
          <w:lang w:val="en-GB"/>
        </w:rPr>
      </w:pPr>
    </w:p>
    <w:sectPr w:rsidR="0012771C" w:rsidRPr="00CF2EA4" w:rsidSect="00621C67">
      <w:pgSz w:w="12240" w:h="15840"/>
      <w:pgMar w:top="1440" w:right="1440" w:bottom="1440" w:left="1440" w:header="708" w:footer="708" w:gutter="0"/>
      <w:lnNumType w:countBy="1" w:restart="continuou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ego Fabian Beltran Segura">
    <w15:presenceInfo w15:providerId="AD" w15:userId="S::df.beltran830@uniandes.edu.co::4af54871-6d78-4bf5-8c7f-540412b3d8f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80A"/>
    <w:rsid w:val="000129E1"/>
    <w:rsid w:val="00022409"/>
    <w:rsid w:val="00023156"/>
    <w:rsid w:val="00030C04"/>
    <w:rsid w:val="00032359"/>
    <w:rsid w:val="00035CBA"/>
    <w:rsid w:val="0004379E"/>
    <w:rsid w:val="00043DBC"/>
    <w:rsid w:val="00044FAD"/>
    <w:rsid w:val="00056F4D"/>
    <w:rsid w:val="00060825"/>
    <w:rsid w:val="00064E71"/>
    <w:rsid w:val="0006638A"/>
    <w:rsid w:val="00067751"/>
    <w:rsid w:val="00070293"/>
    <w:rsid w:val="00072A4A"/>
    <w:rsid w:val="00073164"/>
    <w:rsid w:val="000738BC"/>
    <w:rsid w:val="000768AE"/>
    <w:rsid w:val="00077774"/>
    <w:rsid w:val="00082723"/>
    <w:rsid w:val="00082D2F"/>
    <w:rsid w:val="00087841"/>
    <w:rsid w:val="00091118"/>
    <w:rsid w:val="00092F4A"/>
    <w:rsid w:val="000933B4"/>
    <w:rsid w:val="000A06EE"/>
    <w:rsid w:val="000A59B8"/>
    <w:rsid w:val="000A640D"/>
    <w:rsid w:val="000A6E9D"/>
    <w:rsid w:val="000B18F8"/>
    <w:rsid w:val="000B212F"/>
    <w:rsid w:val="000B3F37"/>
    <w:rsid w:val="000B5C77"/>
    <w:rsid w:val="000B6E6D"/>
    <w:rsid w:val="000C0097"/>
    <w:rsid w:val="000C079C"/>
    <w:rsid w:val="000C4826"/>
    <w:rsid w:val="000D08CE"/>
    <w:rsid w:val="000D2A79"/>
    <w:rsid w:val="000D41CF"/>
    <w:rsid w:val="000D58D4"/>
    <w:rsid w:val="000E095B"/>
    <w:rsid w:val="000E393E"/>
    <w:rsid w:val="000E4A3D"/>
    <w:rsid w:val="000E609B"/>
    <w:rsid w:val="000F00DD"/>
    <w:rsid w:val="000F1589"/>
    <w:rsid w:val="000F4242"/>
    <w:rsid w:val="000F44CB"/>
    <w:rsid w:val="0010797F"/>
    <w:rsid w:val="00112E63"/>
    <w:rsid w:val="00113C95"/>
    <w:rsid w:val="001250AA"/>
    <w:rsid w:val="00126152"/>
    <w:rsid w:val="001275A2"/>
    <w:rsid w:val="0012771C"/>
    <w:rsid w:val="00130530"/>
    <w:rsid w:val="00130B0A"/>
    <w:rsid w:val="00131B2B"/>
    <w:rsid w:val="001353C4"/>
    <w:rsid w:val="00137AD2"/>
    <w:rsid w:val="00137F74"/>
    <w:rsid w:val="00141781"/>
    <w:rsid w:val="00141A07"/>
    <w:rsid w:val="00141DFB"/>
    <w:rsid w:val="001421DA"/>
    <w:rsid w:val="00145C96"/>
    <w:rsid w:val="0014751F"/>
    <w:rsid w:val="00151259"/>
    <w:rsid w:val="001518E3"/>
    <w:rsid w:val="00153706"/>
    <w:rsid w:val="00156066"/>
    <w:rsid w:val="001618AB"/>
    <w:rsid w:val="001630C4"/>
    <w:rsid w:val="001648BA"/>
    <w:rsid w:val="0016529D"/>
    <w:rsid w:val="00177915"/>
    <w:rsid w:val="0018380E"/>
    <w:rsid w:val="00184B34"/>
    <w:rsid w:val="00187849"/>
    <w:rsid w:val="00192EE4"/>
    <w:rsid w:val="00193DF0"/>
    <w:rsid w:val="001956E1"/>
    <w:rsid w:val="001A3FA5"/>
    <w:rsid w:val="001A6AA6"/>
    <w:rsid w:val="001A6FE3"/>
    <w:rsid w:val="001A713F"/>
    <w:rsid w:val="001B12C6"/>
    <w:rsid w:val="001B1F2E"/>
    <w:rsid w:val="001B2BBC"/>
    <w:rsid w:val="001B4EBD"/>
    <w:rsid w:val="001C0807"/>
    <w:rsid w:val="001C0CEB"/>
    <w:rsid w:val="001C39CD"/>
    <w:rsid w:val="001C731A"/>
    <w:rsid w:val="001C74E5"/>
    <w:rsid w:val="001D13B1"/>
    <w:rsid w:val="001D29B0"/>
    <w:rsid w:val="001D39CD"/>
    <w:rsid w:val="001E123A"/>
    <w:rsid w:val="001E209B"/>
    <w:rsid w:val="001E2C43"/>
    <w:rsid w:val="001E3116"/>
    <w:rsid w:val="001E3E02"/>
    <w:rsid w:val="001E3EED"/>
    <w:rsid w:val="001E7C7A"/>
    <w:rsid w:val="001F4257"/>
    <w:rsid w:val="001F4961"/>
    <w:rsid w:val="002009BB"/>
    <w:rsid w:val="00201CCD"/>
    <w:rsid w:val="0020687B"/>
    <w:rsid w:val="00213485"/>
    <w:rsid w:val="00213A23"/>
    <w:rsid w:val="00213A70"/>
    <w:rsid w:val="00215C00"/>
    <w:rsid w:val="0022339E"/>
    <w:rsid w:val="00223692"/>
    <w:rsid w:val="00226583"/>
    <w:rsid w:val="002318E1"/>
    <w:rsid w:val="0023304E"/>
    <w:rsid w:val="0023676C"/>
    <w:rsid w:val="00243F04"/>
    <w:rsid w:val="00253655"/>
    <w:rsid w:val="00265EA1"/>
    <w:rsid w:val="0027336C"/>
    <w:rsid w:val="00273DDF"/>
    <w:rsid w:val="0028154E"/>
    <w:rsid w:val="002909D8"/>
    <w:rsid w:val="0029325D"/>
    <w:rsid w:val="00293786"/>
    <w:rsid w:val="00295137"/>
    <w:rsid w:val="00296F65"/>
    <w:rsid w:val="002A3BDA"/>
    <w:rsid w:val="002A434F"/>
    <w:rsid w:val="002B1DA3"/>
    <w:rsid w:val="002C185B"/>
    <w:rsid w:val="002C4696"/>
    <w:rsid w:val="002D33BB"/>
    <w:rsid w:val="002D3BC2"/>
    <w:rsid w:val="002D4FAF"/>
    <w:rsid w:val="002D69D6"/>
    <w:rsid w:val="002D7BEF"/>
    <w:rsid w:val="002E385F"/>
    <w:rsid w:val="002E3DA5"/>
    <w:rsid w:val="002E5363"/>
    <w:rsid w:val="002E5B4F"/>
    <w:rsid w:val="002F3BBB"/>
    <w:rsid w:val="002F41F6"/>
    <w:rsid w:val="002F66D4"/>
    <w:rsid w:val="002F6A47"/>
    <w:rsid w:val="002F766F"/>
    <w:rsid w:val="002F7B0D"/>
    <w:rsid w:val="0030034D"/>
    <w:rsid w:val="0030138E"/>
    <w:rsid w:val="003031F3"/>
    <w:rsid w:val="00303AFF"/>
    <w:rsid w:val="0030612E"/>
    <w:rsid w:val="00306448"/>
    <w:rsid w:val="0031139A"/>
    <w:rsid w:val="003129B2"/>
    <w:rsid w:val="00312FE2"/>
    <w:rsid w:val="00315F3D"/>
    <w:rsid w:val="00317159"/>
    <w:rsid w:val="00317B6A"/>
    <w:rsid w:val="0032045E"/>
    <w:rsid w:val="0033402A"/>
    <w:rsid w:val="00335A4E"/>
    <w:rsid w:val="00336A05"/>
    <w:rsid w:val="0034210A"/>
    <w:rsid w:val="00343F03"/>
    <w:rsid w:val="00346CA0"/>
    <w:rsid w:val="0034772F"/>
    <w:rsid w:val="00350B24"/>
    <w:rsid w:val="00352212"/>
    <w:rsid w:val="00353748"/>
    <w:rsid w:val="00353F27"/>
    <w:rsid w:val="003570A5"/>
    <w:rsid w:val="00357406"/>
    <w:rsid w:val="00357ADD"/>
    <w:rsid w:val="00357F99"/>
    <w:rsid w:val="00372CE1"/>
    <w:rsid w:val="0037374B"/>
    <w:rsid w:val="00374050"/>
    <w:rsid w:val="0037712A"/>
    <w:rsid w:val="00386FF7"/>
    <w:rsid w:val="00390794"/>
    <w:rsid w:val="00396F2B"/>
    <w:rsid w:val="00397FE9"/>
    <w:rsid w:val="003A000A"/>
    <w:rsid w:val="003A0C20"/>
    <w:rsid w:val="003A1F8E"/>
    <w:rsid w:val="003A21EE"/>
    <w:rsid w:val="003A2505"/>
    <w:rsid w:val="003A3C86"/>
    <w:rsid w:val="003A651E"/>
    <w:rsid w:val="003B1493"/>
    <w:rsid w:val="003B1779"/>
    <w:rsid w:val="003B40E9"/>
    <w:rsid w:val="003B59C2"/>
    <w:rsid w:val="003C27B9"/>
    <w:rsid w:val="003C5E21"/>
    <w:rsid w:val="003C6531"/>
    <w:rsid w:val="003C76EA"/>
    <w:rsid w:val="003C7D83"/>
    <w:rsid w:val="003D0AFD"/>
    <w:rsid w:val="003D23FC"/>
    <w:rsid w:val="003D6447"/>
    <w:rsid w:val="003E0AEC"/>
    <w:rsid w:val="003E1A00"/>
    <w:rsid w:val="003E1B4A"/>
    <w:rsid w:val="003E3E04"/>
    <w:rsid w:val="003F011E"/>
    <w:rsid w:val="004004A1"/>
    <w:rsid w:val="00401500"/>
    <w:rsid w:val="004052A0"/>
    <w:rsid w:val="00410149"/>
    <w:rsid w:val="004102ED"/>
    <w:rsid w:val="0041373A"/>
    <w:rsid w:val="00413CD9"/>
    <w:rsid w:val="00415189"/>
    <w:rsid w:val="004202FE"/>
    <w:rsid w:val="00420641"/>
    <w:rsid w:val="00422FB8"/>
    <w:rsid w:val="00424D30"/>
    <w:rsid w:val="004301F1"/>
    <w:rsid w:val="00430EAF"/>
    <w:rsid w:val="00436F06"/>
    <w:rsid w:val="004375B2"/>
    <w:rsid w:val="00445C59"/>
    <w:rsid w:val="00446EF8"/>
    <w:rsid w:val="00451673"/>
    <w:rsid w:val="00452D74"/>
    <w:rsid w:val="00454D50"/>
    <w:rsid w:val="00456283"/>
    <w:rsid w:val="00456391"/>
    <w:rsid w:val="00456D9E"/>
    <w:rsid w:val="00461821"/>
    <w:rsid w:val="00461C26"/>
    <w:rsid w:val="00462EC5"/>
    <w:rsid w:val="00463DD5"/>
    <w:rsid w:val="00465D0D"/>
    <w:rsid w:val="00466B88"/>
    <w:rsid w:val="0047573D"/>
    <w:rsid w:val="0047780A"/>
    <w:rsid w:val="00485618"/>
    <w:rsid w:val="00485B9D"/>
    <w:rsid w:val="00492234"/>
    <w:rsid w:val="00494632"/>
    <w:rsid w:val="004A04C2"/>
    <w:rsid w:val="004A5728"/>
    <w:rsid w:val="004A6295"/>
    <w:rsid w:val="004A7496"/>
    <w:rsid w:val="004B245F"/>
    <w:rsid w:val="004B32CC"/>
    <w:rsid w:val="004B32E6"/>
    <w:rsid w:val="004B37F0"/>
    <w:rsid w:val="004B6444"/>
    <w:rsid w:val="004C179F"/>
    <w:rsid w:val="004C32B3"/>
    <w:rsid w:val="004C3D04"/>
    <w:rsid w:val="004C4178"/>
    <w:rsid w:val="004D230D"/>
    <w:rsid w:val="004D2BDD"/>
    <w:rsid w:val="004D33A1"/>
    <w:rsid w:val="004D7C5F"/>
    <w:rsid w:val="004E3AB3"/>
    <w:rsid w:val="004E51C2"/>
    <w:rsid w:val="004F1D56"/>
    <w:rsid w:val="004F3AC8"/>
    <w:rsid w:val="004F637E"/>
    <w:rsid w:val="004F7BCE"/>
    <w:rsid w:val="005010A0"/>
    <w:rsid w:val="00503E1D"/>
    <w:rsid w:val="00507129"/>
    <w:rsid w:val="00510E47"/>
    <w:rsid w:val="00513746"/>
    <w:rsid w:val="00514A24"/>
    <w:rsid w:val="00515E74"/>
    <w:rsid w:val="00521981"/>
    <w:rsid w:val="00524CA7"/>
    <w:rsid w:val="0052532A"/>
    <w:rsid w:val="00531C10"/>
    <w:rsid w:val="00533BC3"/>
    <w:rsid w:val="00535BFE"/>
    <w:rsid w:val="00542757"/>
    <w:rsid w:val="00542A95"/>
    <w:rsid w:val="00542E5E"/>
    <w:rsid w:val="00545944"/>
    <w:rsid w:val="00545BBB"/>
    <w:rsid w:val="005467D9"/>
    <w:rsid w:val="00546B5B"/>
    <w:rsid w:val="00550B25"/>
    <w:rsid w:val="00556553"/>
    <w:rsid w:val="0055658D"/>
    <w:rsid w:val="005576DA"/>
    <w:rsid w:val="005676CB"/>
    <w:rsid w:val="00572666"/>
    <w:rsid w:val="00574AAA"/>
    <w:rsid w:val="00576F84"/>
    <w:rsid w:val="005825D9"/>
    <w:rsid w:val="005832E4"/>
    <w:rsid w:val="005859F1"/>
    <w:rsid w:val="005868E8"/>
    <w:rsid w:val="00587A01"/>
    <w:rsid w:val="005925E0"/>
    <w:rsid w:val="0059261D"/>
    <w:rsid w:val="005936C2"/>
    <w:rsid w:val="00596A25"/>
    <w:rsid w:val="005A59CF"/>
    <w:rsid w:val="005A6D75"/>
    <w:rsid w:val="005B5AEC"/>
    <w:rsid w:val="005B5F4B"/>
    <w:rsid w:val="005C2579"/>
    <w:rsid w:val="005C5920"/>
    <w:rsid w:val="005C71B4"/>
    <w:rsid w:val="005C7346"/>
    <w:rsid w:val="005D1BAD"/>
    <w:rsid w:val="005D23C6"/>
    <w:rsid w:val="005D39B4"/>
    <w:rsid w:val="005D583B"/>
    <w:rsid w:val="005D6EEE"/>
    <w:rsid w:val="005D7E0C"/>
    <w:rsid w:val="005E5C07"/>
    <w:rsid w:val="005F2C79"/>
    <w:rsid w:val="005F387B"/>
    <w:rsid w:val="005F5727"/>
    <w:rsid w:val="005F6971"/>
    <w:rsid w:val="00602693"/>
    <w:rsid w:val="00605203"/>
    <w:rsid w:val="0061111F"/>
    <w:rsid w:val="006128EE"/>
    <w:rsid w:val="006204DF"/>
    <w:rsid w:val="00620EC9"/>
    <w:rsid w:val="00620F23"/>
    <w:rsid w:val="00621C67"/>
    <w:rsid w:val="0062325C"/>
    <w:rsid w:val="006265E6"/>
    <w:rsid w:val="00634301"/>
    <w:rsid w:val="00635DC6"/>
    <w:rsid w:val="00645E1A"/>
    <w:rsid w:val="006474B4"/>
    <w:rsid w:val="00651BDC"/>
    <w:rsid w:val="00651D44"/>
    <w:rsid w:val="00655F62"/>
    <w:rsid w:val="00660262"/>
    <w:rsid w:val="00661D40"/>
    <w:rsid w:val="006624B6"/>
    <w:rsid w:val="006625E8"/>
    <w:rsid w:val="00662ABC"/>
    <w:rsid w:val="0066492F"/>
    <w:rsid w:val="00665D31"/>
    <w:rsid w:val="00670CE8"/>
    <w:rsid w:val="00671A81"/>
    <w:rsid w:val="006739CC"/>
    <w:rsid w:val="006747EA"/>
    <w:rsid w:val="00675A84"/>
    <w:rsid w:val="00675EAA"/>
    <w:rsid w:val="00681B2D"/>
    <w:rsid w:val="00685838"/>
    <w:rsid w:val="00686300"/>
    <w:rsid w:val="00695C08"/>
    <w:rsid w:val="00697D9C"/>
    <w:rsid w:val="006A054A"/>
    <w:rsid w:val="006A1357"/>
    <w:rsid w:val="006A2E1B"/>
    <w:rsid w:val="006A3896"/>
    <w:rsid w:val="006A4796"/>
    <w:rsid w:val="006A7289"/>
    <w:rsid w:val="006A7543"/>
    <w:rsid w:val="006B1D1C"/>
    <w:rsid w:val="006B373C"/>
    <w:rsid w:val="006B514D"/>
    <w:rsid w:val="006B60B5"/>
    <w:rsid w:val="006C34B1"/>
    <w:rsid w:val="006C5F7A"/>
    <w:rsid w:val="006C61BF"/>
    <w:rsid w:val="006D0CAF"/>
    <w:rsid w:val="006D2568"/>
    <w:rsid w:val="006D3331"/>
    <w:rsid w:val="006D36ED"/>
    <w:rsid w:val="006D42F0"/>
    <w:rsid w:val="006E1483"/>
    <w:rsid w:val="006E603E"/>
    <w:rsid w:val="006E68FA"/>
    <w:rsid w:val="006F08E3"/>
    <w:rsid w:val="006F46B8"/>
    <w:rsid w:val="006F5E27"/>
    <w:rsid w:val="00700A7B"/>
    <w:rsid w:val="00701121"/>
    <w:rsid w:val="0070303A"/>
    <w:rsid w:val="00704411"/>
    <w:rsid w:val="00705BCD"/>
    <w:rsid w:val="00705CAF"/>
    <w:rsid w:val="00712257"/>
    <w:rsid w:val="007128C0"/>
    <w:rsid w:val="00713A97"/>
    <w:rsid w:val="007146D6"/>
    <w:rsid w:val="00715E92"/>
    <w:rsid w:val="00716279"/>
    <w:rsid w:val="00723DEF"/>
    <w:rsid w:val="0072468E"/>
    <w:rsid w:val="00725344"/>
    <w:rsid w:val="007268D5"/>
    <w:rsid w:val="007274C2"/>
    <w:rsid w:val="00731149"/>
    <w:rsid w:val="00741D33"/>
    <w:rsid w:val="00750E19"/>
    <w:rsid w:val="0075336A"/>
    <w:rsid w:val="00753BCB"/>
    <w:rsid w:val="00753C84"/>
    <w:rsid w:val="007603E8"/>
    <w:rsid w:val="00783747"/>
    <w:rsid w:val="00785046"/>
    <w:rsid w:val="0078549A"/>
    <w:rsid w:val="007859EE"/>
    <w:rsid w:val="00791759"/>
    <w:rsid w:val="00796D26"/>
    <w:rsid w:val="00797466"/>
    <w:rsid w:val="00797B50"/>
    <w:rsid w:val="007A0852"/>
    <w:rsid w:val="007A42E3"/>
    <w:rsid w:val="007A73F7"/>
    <w:rsid w:val="007B13C9"/>
    <w:rsid w:val="007B267C"/>
    <w:rsid w:val="007B57A2"/>
    <w:rsid w:val="007C51D5"/>
    <w:rsid w:val="007C5347"/>
    <w:rsid w:val="007C74B5"/>
    <w:rsid w:val="007D3F3A"/>
    <w:rsid w:val="007E354C"/>
    <w:rsid w:val="007E56A3"/>
    <w:rsid w:val="007F0EEB"/>
    <w:rsid w:val="007F1967"/>
    <w:rsid w:val="007F3F62"/>
    <w:rsid w:val="007F42C7"/>
    <w:rsid w:val="007F5E2F"/>
    <w:rsid w:val="007F7B1C"/>
    <w:rsid w:val="00810221"/>
    <w:rsid w:val="008109B5"/>
    <w:rsid w:val="00810AC5"/>
    <w:rsid w:val="00815AA9"/>
    <w:rsid w:val="00815FBA"/>
    <w:rsid w:val="00816266"/>
    <w:rsid w:val="00822AF6"/>
    <w:rsid w:val="00833AFB"/>
    <w:rsid w:val="0083683C"/>
    <w:rsid w:val="00836AA0"/>
    <w:rsid w:val="00837949"/>
    <w:rsid w:val="00837A01"/>
    <w:rsid w:val="00840229"/>
    <w:rsid w:val="0084212A"/>
    <w:rsid w:val="00845AE3"/>
    <w:rsid w:val="00851EAC"/>
    <w:rsid w:val="00854237"/>
    <w:rsid w:val="008546E9"/>
    <w:rsid w:val="008616D6"/>
    <w:rsid w:val="0087204A"/>
    <w:rsid w:val="00881A52"/>
    <w:rsid w:val="00883DFC"/>
    <w:rsid w:val="008878CE"/>
    <w:rsid w:val="00894057"/>
    <w:rsid w:val="008953E3"/>
    <w:rsid w:val="008A056A"/>
    <w:rsid w:val="008A0843"/>
    <w:rsid w:val="008A1A55"/>
    <w:rsid w:val="008A33CA"/>
    <w:rsid w:val="008B0684"/>
    <w:rsid w:val="008B350A"/>
    <w:rsid w:val="008B7D43"/>
    <w:rsid w:val="008C23D9"/>
    <w:rsid w:val="008C2D2D"/>
    <w:rsid w:val="008D0707"/>
    <w:rsid w:val="008D0C12"/>
    <w:rsid w:val="008E00A8"/>
    <w:rsid w:val="008E07A3"/>
    <w:rsid w:val="008E55E4"/>
    <w:rsid w:val="008E5DCB"/>
    <w:rsid w:val="008E7A75"/>
    <w:rsid w:val="008F058B"/>
    <w:rsid w:val="008F0FC3"/>
    <w:rsid w:val="008F6076"/>
    <w:rsid w:val="00900D2B"/>
    <w:rsid w:val="00915F95"/>
    <w:rsid w:val="00922A50"/>
    <w:rsid w:val="00924733"/>
    <w:rsid w:val="00932B4A"/>
    <w:rsid w:val="009332F5"/>
    <w:rsid w:val="00933984"/>
    <w:rsid w:val="00935ED7"/>
    <w:rsid w:val="00935F7B"/>
    <w:rsid w:val="00937E09"/>
    <w:rsid w:val="00945F54"/>
    <w:rsid w:val="00946217"/>
    <w:rsid w:val="009464C1"/>
    <w:rsid w:val="00947111"/>
    <w:rsid w:val="00952A8D"/>
    <w:rsid w:val="0095418F"/>
    <w:rsid w:val="009550FB"/>
    <w:rsid w:val="009613BC"/>
    <w:rsid w:val="00962DE8"/>
    <w:rsid w:val="00966C0C"/>
    <w:rsid w:val="00971C41"/>
    <w:rsid w:val="00974720"/>
    <w:rsid w:val="00976A29"/>
    <w:rsid w:val="009771F9"/>
    <w:rsid w:val="009837E9"/>
    <w:rsid w:val="00985F98"/>
    <w:rsid w:val="00986D53"/>
    <w:rsid w:val="009875D0"/>
    <w:rsid w:val="00987815"/>
    <w:rsid w:val="009A5449"/>
    <w:rsid w:val="009B24D1"/>
    <w:rsid w:val="009B4349"/>
    <w:rsid w:val="009B78DF"/>
    <w:rsid w:val="009C0DAF"/>
    <w:rsid w:val="009C2051"/>
    <w:rsid w:val="009C2854"/>
    <w:rsid w:val="009C352E"/>
    <w:rsid w:val="009C414E"/>
    <w:rsid w:val="009C4C96"/>
    <w:rsid w:val="009C4F06"/>
    <w:rsid w:val="009C5015"/>
    <w:rsid w:val="009C74DE"/>
    <w:rsid w:val="009E0B7F"/>
    <w:rsid w:val="009E5A41"/>
    <w:rsid w:val="009E6B06"/>
    <w:rsid w:val="009E7786"/>
    <w:rsid w:val="009F3EC4"/>
    <w:rsid w:val="009F3F90"/>
    <w:rsid w:val="00A0385A"/>
    <w:rsid w:val="00A0491C"/>
    <w:rsid w:val="00A04B3B"/>
    <w:rsid w:val="00A132FA"/>
    <w:rsid w:val="00A17891"/>
    <w:rsid w:val="00A17DF5"/>
    <w:rsid w:val="00A22276"/>
    <w:rsid w:val="00A2258E"/>
    <w:rsid w:val="00A22883"/>
    <w:rsid w:val="00A270C3"/>
    <w:rsid w:val="00A32286"/>
    <w:rsid w:val="00A348F8"/>
    <w:rsid w:val="00A364A5"/>
    <w:rsid w:val="00A424CB"/>
    <w:rsid w:val="00A426B2"/>
    <w:rsid w:val="00A4293F"/>
    <w:rsid w:val="00A47E3E"/>
    <w:rsid w:val="00A52D7B"/>
    <w:rsid w:val="00A56A7D"/>
    <w:rsid w:val="00A653AA"/>
    <w:rsid w:val="00A6756F"/>
    <w:rsid w:val="00A707EC"/>
    <w:rsid w:val="00A71555"/>
    <w:rsid w:val="00A71FDC"/>
    <w:rsid w:val="00A756EB"/>
    <w:rsid w:val="00A8061D"/>
    <w:rsid w:val="00AA0C24"/>
    <w:rsid w:val="00AA3B5F"/>
    <w:rsid w:val="00AA3D19"/>
    <w:rsid w:val="00AA5F6A"/>
    <w:rsid w:val="00AB3F70"/>
    <w:rsid w:val="00AB6BB9"/>
    <w:rsid w:val="00AB7512"/>
    <w:rsid w:val="00AC12A0"/>
    <w:rsid w:val="00AC25E4"/>
    <w:rsid w:val="00AC7120"/>
    <w:rsid w:val="00AC7212"/>
    <w:rsid w:val="00AD499F"/>
    <w:rsid w:val="00AD79CC"/>
    <w:rsid w:val="00AE1EE8"/>
    <w:rsid w:val="00AE30E5"/>
    <w:rsid w:val="00AE4414"/>
    <w:rsid w:val="00AF02B0"/>
    <w:rsid w:val="00AF72A6"/>
    <w:rsid w:val="00B00471"/>
    <w:rsid w:val="00B00FC1"/>
    <w:rsid w:val="00B071CC"/>
    <w:rsid w:val="00B07E7D"/>
    <w:rsid w:val="00B07F7D"/>
    <w:rsid w:val="00B110FE"/>
    <w:rsid w:val="00B212E8"/>
    <w:rsid w:val="00B218EC"/>
    <w:rsid w:val="00B2589A"/>
    <w:rsid w:val="00B303AB"/>
    <w:rsid w:val="00B404FA"/>
    <w:rsid w:val="00B41902"/>
    <w:rsid w:val="00B47A1E"/>
    <w:rsid w:val="00B47AB2"/>
    <w:rsid w:val="00B51682"/>
    <w:rsid w:val="00B54BCA"/>
    <w:rsid w:val="00B573C3"/>
    <w:rsid w:val="00B61596"/>
    <w:rsid w:val="00B61C02"/>
    <w:rsid w:val="00B63FC0"/>
    <w:rsid w:val="00B664DF"/>
    <w:rsid w:val="00B66F79"/>
    <w:rsid w:val="00B67031"/>
    <w:rsid w:val="00B67EAF"/>
    <w:rsid w:val="00B70A4F"/>
    <w:rsid w:val="00B71937"/>
    <w:rsid w:val="00B72B09"/>
    <w:rsid w:val="00B73DDB"/>
    <w:rsid w:val="00B74F21"/>
    <w:rsid w:val="00B75F89"/>
    <w:rsid w:val="00B80241"/>
    <w:rsid w:val="00B83839"/>
    <w:rsid w:val="00B921DE"/>
    <w:rsid w:val="00B923ED"/>
    <w:rsid w:val="00B9285C"/>
    <w:rsid w:val="00B9381D"/>
    <w:rsid w:val="00B97413"/>
    <w:rsid w:val="00BA0283"/>
    <w:rsid w:val="00BA0E1E"/>
    <w:rsid w:val="00BA4870"/>
    <w:rsid w:val="00BB60F2"/>
    <w:rsid w:val="00BC1158"/>
    <w:rsid w:val="00BC1F4F"/>
    <w:rsid w:val="00BC5640"/>
    <w:rsid w:val="00BD19F9"/>
    <w:rsid w:val="00BD23E0"/>
    <w:rsid w:val="00BD7396"/>
    <w:rsid w:val="00BD7DC4"/>
    <w:rsid w:val="00BE2EC1"/>
    <w:rsid w:val="00BE5312"/>
    <w:rsid w:val="00BE631F"/>
    <w:rsid w:val="00BF2740"/>
    <w:rsid w:val="00BF5871"/>
    <w:rsid w:val="00C01E1D"/>
    <w:rsid w:val="00C059D7"/>
    <w:rsid w:val="00C128E3"/>
    <w:rsid w:val="00C13942"/>
    <w:rsid w:val="00C13A99"/>
    <w:rsid w:val="00C15AC4"/>
    <w:rsid w:val="00C164B8"/>
    <w:rsid w:val="00C16C66"/>
    <w:rsid w:val="00C1718C"/>
    <w:rsid w:val="00C17683"/>
    <w:rsid w:val="00C17DAB"/>
    <w:rsid w:val="00C215ED"/>
    <w:rsid w:val="00C256A1"/>
    <w:rsid w:val="00C26935"/>
    <w:rsid w:val="00C327F0"/>
    <w:rsid w:val="00C42608"/>
    <w:rsid w:val="00C47FC0"/>
    <w:rsid w:val="00C51851"/>
    <w:rsid w:val="00C650B4"/>
    <w:rsid w:val="00C6635E"/>
    <w:rsid w:val="00C70F3F"/>
    <w:rsid w:val="00C71365"/>
    <w:rsid w:val="00C75D1E"/>
    <w:rsid w:val="00C77671"/>
    <w:rsid w:val="00C803F0"/>
    <w:rsid w:val="00C81BD6"/>
    <w:rsid w:val="00C82B7E"/>
    <w:rsid w:val="00C85CA7"/>
    <w:rsid w:val="00C86285"/>
    <w:rsid w:val="00C87477"/>
    <w:rsid w:val="00C9025B"/>
    <w:rsid w:val="00C90695"/>
    <w:rsid w:val="00C90CB3"/>
    <w:rsid w:val="00C92DEE"/>
    <w:rsid w:val="00C95B2A"/>
    <w:rsid w:val="00C95D06"/>
    <w:rsid w:val="00CA4FED"/>
    <w:rsid w:val="00CB2022"/>
    <w:rsid w:val="00CB2126"/>
    <w:rsid w:val="00CB2136"/>
    <w:rsid w:val="00CB272C"/>
    <w:rsid w:val="00CB30E7"/>
    <w:rsid w:val="00CB4597"/>
    <w:rsid w:val="00CC11CE"/>
    <w:rsid w:val="00CC1A9A"/>
    <w:rsid w:val="00CC5586"/>
    <w:rsid w:val="00CC6E79"/>
    <w:rsid w:val="00CD1B4F"/>
    <w:rsid w:val="00CD3BBE"/>
    <w:rsid w:val="00CE0553"/>
    <w:rsid w:val="00CE0CF4"/>
    <w:rsid w:val="00CF15BD"/>
    <w:rsid w:val="00CF184D"/>
    <w:rsid w:val="00CF2EA4"/>
    <w:rsid w:val="00CF40E6"/>
    <w:rsid w:val="00CF5A8B"/>
    <w:rsid w:val="00CF6FC7"/>
    <w:rsid w:val="00D01DC4"/>
    <w:rsid w:val="00D14524"/>
    <w:rsid w:val="00D14569"/>
    <w:rsid w:val="00D22AF3"/>
    <w:rsid w:val="00D25FBA"/>
    <w:rsid w:val="00D27AA4"/>
    <w:rsid w:val="00D3287B"/>
    <w:rsid w:val="00D35348"/>
    <w:rsid w:val="00D40C41"/>
    <w:rsid w:val="00D42E15"/>
    <w:rsid w:val="00D44266"/>
    <w:rsid w:val="00D45692"/>
    <w:rsid w:val="00D50CBB"/>
    <w:rsid w:val="00D51D93"/>
    <w:rsid w:val="00D5237A"/>
    <w:rsid w:val="00D542F2"/>
    <w:rsid w:val="00D54CB8"/>
    <w:rsid w:val="00D62E99"/>
    <w:rsid w:val="00D63572"/>
    <w:rsid w:val="00D719BD"/>
    <w:rsid w:val="00D71ED6"/>
    <w:rsid w:val="00D74E34"/>
    <w:rsid w:val="00D776B8"/>
    <w:rsid w:val="00D77DC3"/>
    <w:rsid w:val="00D80850"/>
    <w:rsid w:val="00D81D58"/>
    <w:rsid w:val="00D83FCC"/>
    <w:rsid w:val="00D85288"/>
    <w:rsid w:val="00D8715F"/>
    <w:rsid w:val="00D901FF"/>
    <w:rsid w:val="00D91E1C"/>
    <w:rsid w:val="00D96CF9"/>
    <w:rsid w:val="00D975A2"/>
    <w:rsid w:val="00DA0352"/>
    <w:rsid w:val="00DA6482"/>
    <w:rsid w:val="00DB492E"/>
    <w:rsid w:val="00DC1333"/>
    <w:rsid w:val="00DC1629"/>
    <w:rsid w:val="00DC571E"/>
    <w:rsid w:val="00DD07B2"/>
    <w:rsid w:val="00DD4713"/>
    <w:rsid w:val="00DD4A39"/>
    <w:rsid w:val="00DE46AA"/>
    <w:rsid w:val="00DE7ED9"/>
    <w:rsid w:val="00DF1344"/>
    <w:rsid w:val="00DF2091"/>
    <w:rsid w:val="00DF26CB"/>
    <w:rsid w:val="00DF5FCE"/>
    <w:rsid w:val="00DF7099"/>
    <w:rsid w:val="00E00F93"/>
    <w:rsid w:val="00E05005"/>
    <w:rsid w:val="00E118DE"/>
    <w:rsid w:val="00E15932"/>
    <w:rsid w:val="00E173CA"/>
    <w:rsid w:val="00E200A7"/>
    <w:rsid w:val="00E259A7"/>
    <w:rsid w:val="00E33872"/>
    <w:rsid w:val="00E34A22"/>
    <w:rsid w:val="00E361E0"/>
    <w:rsid w:val="00E36AA9"/>
    <w:rsid w:val="00E40E5B"/>
    <w:rsid w:val="00E47949"/>
    <w:rsid w:val="00E56C48"/>
    <w:rsid w:val="00E60D3F"/>
    <w:rsid w:val="00E64674"/>
    <w:rsid w:val="00E67567"/>
    <w:rsid w:val="00E7022C"/>
    <w:rsid w:val="00E76302"/>
    <w:rsid w:val="00E77A4A"/>
    <w:rsid w:val="00E815A3"/>
    <w:rsid w:val="00E9086D"/>
    <w:rsid w:val="00E916CD"/>
    <w:rsid w:val="00E92258"/>
    <w:rsid w:val="00E934C1"/>
    <w:rsid w:val="00E93B17"/>
    <w:rsid w:val="00E96DD3"/>
    <w:rsid w:val="00EA0E38"/>
    <w:rsid w:val="00EA1CEE"/>
    <w:rsid w:val="00EA22C3"/>
    <w:rsid w:val="00EA244A"/>
    <w:rsid w:val="00EA2456"/>
    <w:rsid w:val="00EA2741"/>
    <w:rsid w:val="00EA6D7F"/>
    <w:rsid w:val="00EA7738"/>
    <w:rsid w:val="00EA7F7F"/>
    <w:rsid w:val="00EB4C67"/>
    <w:rsid w:val="00EB5E49"/>
    <w:rsid w:val="00EB6417"/>
    <w:rsid w:val="00EB7EAF"/>
    <w:rsid w:val="00EC1603"/>
    <w:rsid w:val="00EC2C26"/>
    <w:rsid w:val="00EC42AA"/>
    <w:rsid w:val="00EE3951"/>
    <w:rsid w:val="00EE5901"/>
    <w:rsid w:val="00EE592E"/>
    <w:rsid w:val="00EF28A2"/>
    <w:rsid w:val="00EF5027"/>
    <w:rsid w:val="00EF6D73"/>
    <w:rsid w:val="00EF6F2B"/>
    <w:rsid w:val="00F005D5"/>
    <w:rsid w:val="00F04132"/>
    <w:rsid w:val="00F0655A"/>
    <w:rsid w:val="00F1282A"/>
    <w:rsid w:val="00F13129"/>
    <w:rsid w:val="00F1545A"/>
    <w:rsid w:val="00F207C9"/>
    <w:rsid w:val="00F20C7A"/>
    <w:rsid w:val="00F20CF9"/>
    <w:rsid w:val="00F22522"/>
    <w:rsid w:val="00F31410"/>
    <w:rsid w:val="00F31F51"/>
    <w:rsid w:val="00F36912"/>
    <w:rsid w:val="00F414C2"/>
    <w:rsid w:val="00F4680C"/>
    <w:rsid w:val="00F46934"/>
    <w:rsid w:val="00F472F3"/>
    <w:rsid w:val="00F51663"/>
    <w:rsid w:val="00F52130"/>
    <w:rsid w:val="00F543DE"/>
    <w:rsid w:val="00F56486"/>
    <w:rsid w:val="00F63640"/>
    <w:rsid w:val="00F66766"/>
    <w:rsid w:val="00F702CE"/>
    <w:rsid w:val="00F70CE4"/>
    <w:rsid w:val="00F767A9"/>
    <w:rsid w:val="00F77875"/>
    <w:rsid w:val="00F80E76"/>
    <w:rsid w:val="00F86623"/>
    <w:rsid w:val="00F87A8F"/>
    <w:rsid w:val="00F903FA"/>
    <w:rsid w:val="00F91101"/>
    <w:rsid w:val="00F95A73"/>
    <w:rsid w:val="00F976FB"/>
    <w:rsid w:val="00F97FC8"/>
    <w:rsid w:val="00FA59CB"/>
    <w:rsid w:val="00FA5EB6"/>
    <w:rsid w:val="00FB032D"/>
    <w:rsid w:val="00FB49EA"/>
    <w:rsid w:val="00FB66E8"/>
    <w:rsid w:val="00FC016E"/>
    <w:rsid w:val="00FC65AA"/>
    <w:rsid w:val="00FC65D0"/>
    <w:rsid w:val="00FC676A"/>
    <w:rsid w:val="00FC6B6A"/>
    <w:rsid w:val="00FD18A0"/>
    <w:rsid w:val="00FD2912"/>
    <w:rsid w:val="00FD3B40"/>
    <w:rsid w:val="00FE4502"/>
    <w:rsid w:val="00FE4FC2"/>
    <w:rsid w:val="00FE6E20"/>
    <w:rsid w:val="00FE7EE7"/>
    <w:rsid w:val="00FF0A37"/>
    <w:rsid w:val="00FF3359"/>
    <w:rsid w:val="00FF57EA"/>
    <w:rsid w:val="00FF7A3F"/>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9D68B"/>
  <w15:docId w15:val="{144DD249-8B02-294A-BDCB-0A1C44FBA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1259"/>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7780A"/>
    <w:pPr>
      <w:spacing w:before="100" w:beforeAutospacing="1" w:after="100" w:afterAutospacing="1"/>
    </w:pPr>
  </w:style>
  <w:style w:type="paragraph" w:styleId="Bibliography">
    <w:name w:val="Bibliography"/>
    <w:basedOn w:val="Normal"/>
    <w:next w:val="Normal"/>
    <w:uiPriority w:val="37"/>
    <w:unhideWhenUsed/>
    <w:rsid w:val="009C414E"/>
    <w:pPr>
      <w:tabs>
        <w:tab w:val="left" w:pos="620"/>
      </w:tabs>
      <w:spacing w:after="240"/>
      <w:ind w:left="624" w:hanging="624"/>
    </w:pPr>
    <w:rPr>
      <w:rFonts w:asciiTheme="minorHAnsi" w:eastAsiaTheme="minorHAnsi" w:hAnsiTheme="minorHAnsi" w:cstheme="minorBidi"/>
    </w:rPr>
  </w:style>
  <w:style w:type="table" w:styleId="TableGrid">
    <w:name w:val="Table Grid"/>
    <w:basedOn w:val="TableNormal"/>
    <w:uiPriority w:val="39"/>
    <w:rsid w:val="004A74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E7EE7"/>
    <w:rPr>
      <w:b/>
      <w:bCs/>
    </w:rPr>
  </w:style>
  <w:style w:type="character" w:styleId="Hyperlink">
    <w:name w:val="Hyperlink"/>
    <w:basedOn w:val="DefaultParagraphFont"/>
    <w:uiPriority w:val="99"/>
    <w:unhideWhenUsed/>
    <w:rsid w:val="00FE7EE7"/>
    <w:rPr>
      <w:color w:val="0563C1" w:themeColor="hyperlink"/>
      <w:u w:val="single"/>
    </w:rPr>
  </w:style>
  <w:style w:type="character" w:styleId="UnresolvedMention">
    <w:name w:val="Unresolved Mention"/>
    <w:basedOn w:val="DefaultParagraphFont"/>
    <w:uiPriority w:val="99"/>
    <w:semiHidden/>
    <w:unhideWhenUsed/>
    <w:rsid w:val="00FE7EE7"/>
    <w:rPr>
      <w:color w:val="605E5C"/>
      <w:shd w:val="clear" w:color="auto" w:fill="E1DFDD"/>
    </w:rPr>
  </w:style>
  <w:style w:type="character" w:styleId="CommentReference">
    <w:name w:val="annotation reference"/>
    <w:basedOn w:val="DefaultParagraphFont"/>
    <w:uiPriority w:val="99"/>
    <w:semiHidden/>
    <w:unhideWhenUsed/>
    <w:rsid w:val="00273DDF"/>
    <w:rPr>
      <w:sz w:val="16"/>
      <w:szCs w:val="16"/>
    </w:rPr>
  </w:style>
  <w:style w:type="character" w:styleId="LineNumber">
    <w:name w:val="line number"/>
    <w:basedOn w:val="DefaultParagraphFont"/>
    <w:uiPriority w:val="99"/>
    <w:semiHidden/>
    <w:unhideWhenUsed/>
    <w:rsid w:val="00621C67"/>
  </w:style>
  <w:style w:type="paragraph" w:styleId="Revision">
    <w:name w:val="Revision"/>
    <w:hidden/>
    <w:uiPriority w:val="99"/>
    <w:semiHidden/>
    <w:rsid w:val="005825D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75097">
      <w:bodyDiv w:val="1"/>
      <w:marLeft w:val="0"/>
      <w:marRight w:val="0"/>
      <w:marTop w:val="0"/>
      <w:marBottom w:val="0"/>
      <w:divBdr>
        <w:top w:val="none" w:sz="0" w:space="0" w:color="auto"/>
        <w:left w:val="none" w:sz="0" w:space="0" w:color="auto"/>
        <w:bottom w:val="none" w:sz="0" w:space="0" w:color="auto"/>
        <w:right w:val="none" w:sz="0" w:space="0" w:color="auto"/>
      </w:divBdr>
    </w:div>
    <w:div w:id="46608543">
      <w:bodyDiv w:val="1"/>
      <w:marLeft w:val="0"/>
      <w:marRight w:val="0"/>
      <w:marTop w:val="0"/>
      <w:marBottom w:val="0"/>
      <w:divBdr>
        <w:top w:val="none" w:sz="0" w:space="0" w:color="auto"/>
        <w:left w:val="none" w:sz="0" w:space="0" w:color="auto"/>
        <w:bottom w:val="none" w:sz="0" w:space="0" w:color="auto"/>
        <w:right w:val="none" w:sz="0" w:space="0" w:color="auto"/>
      </w:divBdr>
    </w:div>
    <w:div w:id="147674870">
      <w:bodyDiv w:val="1"/>
      <w:marLeft w:val="0"/>
      <w:marRight w:val="0"/>
      <w:marTop w:val="0"/>
      <w:marBottom w:val="0"/>
      <w:divBdr>
        <w:top w:val="none" w:sz="0" w:space="0" w:color="auto"/>
        <w:left w:val="none" w:sz="0" w:space="0" w:color="auto"/>
        <w:bottom w:val="none" w:sz="0" w:space="0" w:color="auto"/>
        <w:right w:val="none" w:sz="0" w:space="0" w:color="auto"/>
      </w:divBdr>
    </w:div>
    <w:div w:id="209148104">
      <w:bodyDiv w:val="1"/>
      <w:marLeft w:val="0"/>
      <w:marRight w:val="0"/>
      <w:marTop w:val="0"/>
      <w:marBottom w:val="0"/>
      <w:divBdr>
        <w:top w:val="none" w:sz="0" w:space="0" w:color="auto"/>
        <w:left w:val="none" w:sz="0" w:space="0" w:color="auto"/>
        <w:bottom w:val="none" w:sz="0" w:space="0" w:color="auto"/>
        <w:right w:val="none" w:sz="0" w:space="0" w:color="auto"/>
      </w:divBdr>
    </w:div>
    <w:div w:id="255865363">
      <w:bodyDiv w:val="1"/>
      <w:marLeft w:val="0"/>
      <w:marRight w:val="0"/>
      <w:marTop w:val="0"/>
      <w:marBottom w:val="0"/>
      <w:divBdr>
        <w:top w:val="none" w:sz="0" w:space="0" w:color="auto"/>
        <w:left w:val="none" w:sz="0" w:space="0" w:color="auto"/>
        <w:bottom w:val="none" w:sz="0" w:space="0" w:color="auto"/>
        <w:right w:val="none" w:sz="0" w:space="0" w:color="auto"/>
      </w:divBdr>
    </w:div>
    <w:div w:id="265431291">
      <w:bodyDiv w:val="1"/>
      <w:marLeft w:val="0"/>
      <w:marRight w:val="0"/>
      <w:marTop w:val="0"/>
      <w:marBottom w:val="0"/>
      <w:divBdr>
        <w:top w:val="none" w:sz="0" w:space="0" w:color="auto"/>
        <w:left w:val="none" w:sz="0" w:space="0" w:color="auto"/>
        <w:bottom w:val="none" w:sz="0" w:space="0" w:color="auto"/>
        <w:right w:val="none" w:sz="0" w:space="0" w:color="auto"/>
      </w:divBdr>
      <w:divsChild>
        <w:div w:id="1392923030">
          <w:marLeft w:val="0"/>
          <w:marRight w:val="0"/>
          <w:marTop w:val="0"/>
          <w:marBottom w:val="0"/>
          <w:divBdr>
            <w:top w:val="none" w:sz="0" w:space="0" w:color="auto"/>
            <w:left w:val="none" w:sz="0" w:space="0" w:color="auto"/>
            <w:bottom w:val="none" w:sz="0" w:space="0" w:color="auto"/>
            <w:right w:val="none" w:sz="0" w:space="0" w:color="auto"/>
          </w:divBdr>
          <w:divsChild>
            <w:div w:id="1601335646">
              <w:marLeft w:val="0"/>
              <w:marRight w:val="0"/>
              <w:marTop w:val="0"/>
              <w:marBottom w:val="0"/>
              <w:divBdr>
                <w:top w:val="none" w:sz="0" w:space="0" w:color="auto"/>
                <w:left w:val="none" w:sz="0" w:space="0" w:color="auto"/>
                <w:bottom w:val="none" w:sz="0" w:space="0" w:color="auto"/>
                <w:right w:val="none" w:sz="0" w:space="0" w:color="auto"/>
              </w:divBdr>
              <w:divsChild>
                <w:div w:id="68475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331276">
      <w:bodyDiv w:val="1"/>
      <w:marLeft w:val="0"/>
      <w:marRight w:val="0"/>
      <w:marTop w:val="0"/>
      <w:marBottom w:val="0"/>
      <w:divBdr>
        <w:top w:val="none" w:sz="0" w:space="0" w:color="auto"/>
        <w:left w:val="none" w:sz="0" w:space="0" w:color="auto"/>
        <w:bottom w:val="none" w:sz="0" w:space="0" w:color="auto"/>
        <w:right w:val="none" w:sz="0" w:space="0" w:color="auto"/>
      </w:divBdr>
    </w:div>
    <w:div w:id="339047287">
      <w:bodyDiv w:val="1"/>
      <w:marLeft w:val="0"/>
      <w:marRight w:val="0"/>
      <w:marTop w:val="0"/>
      <w:marBottom w:val="0"/>
      <w:divBdr>
        <w:top w:val="none" w:sz="0" w:space="0" w:color="auto"/>
        <w:left w:val="none" w:sz="0" w:space="0" w:color="auto"/>
        <w:bottom w:val="none" w:sz="0" w:space="0" w:color="auto"/>
        <w:right w:val="none" w:sz="0" w:space="0" w:color="auto"/>
      </w:divBdr>
    </w:div>
    <w:div w:id="358093721">
      <w:bodyDiv w:val="1"/>
      <w:marLeft w:val="0"/>
      <w:marRight w:val="0"/>
      <w:marTop w:val="0"/>
      <w:marBottom w:val="0"/>
      <w:divBdr>
        <w:top w:val="none" w:sz="0" w:space="0" w:color="auto"/>
        <w:left w:val="none" w:sz="0" w:space="0" w:color="auto"/>
        <w:bottom w:val="none" w:sz="0" w:space="0" w:color="auto"/>
        <w:right w:val="none" w:sz="0" w:space="0" w:color="auto"/>
      </w:divBdr>
    </w:div>
    <w:div w:id="397359695">
      <w:bodyDiv w:val="1"/>
      <w:marLeft w:val="0"/>
      <w:marRight w:val="0"/>
      <w:marTop w:val="0"/>
      <w:marBottom w:val="0"/>
      <w:divBdr>
        <w:top w:val="none" w:sz="0" w:space="0" w:color="auto"/>
        <w:left w:val="none" w:sz="0" w:space="0" w:color="auto"/>
        <w:bottom w:val="none" w:sz="0" w:space="0" w:color="auto"/>
        <w:right w:val="none" w:sz="0" w:space="0" w:color="auto"/>
      </w:divBdr>
    </w:div>
    <w:div w:id="456334214">
      <w:bodyDiv w:val="1"/>
      <w:marLeft w:val="0"/>
      <w:marRight w:val="0"/>
      <w:marTop w:val="0"/>
      <w:marBottom w:val="0"/>
      <w:divBdr>
        <w:top w:val="none" w:sz="0" w:space="0" w:color="auto"/>
        <w:left w:val="none" w:sz="0" w:space="0" w:color="auto"/>
        <w:bottom w:val="none" w:sz="0" w:space="0" w:color="auto"/>
        <w:right w:val="none" w:sz="0" w:space="0" w:color="auto"/>
      </w:divBdr>
    </w:div>
    <w:div w:id="481502528">
      <w:bodyDiv w:val="1"/>
      <w:marLeft w:val="0"/>
      <w:marRight w:val="0"/>
      <w:marTop w:val="0"/>
      <w:marBottom w:val="0"/>
      <w:divBdr>
        <w:top w:val="none" w:sz="0" w:space="0" w:color="auto"/>
        <w:left w:val="none" w:sz="0" w:space="0" w:color="auto"/>
        <w:bottom w:val="none" w:sz="0" w:space="0" w:color="auto"/>
        <w:right w:val="none" w:sz="0" w:space="0" w:color="auto"/>
      </w:divBdr>
    </w:div>
    <w:div w:id="482089319">
      <w:bodyDiv w:val="1"/>
      <w:marLeft w:val="0"/>
      <w:marRight w:val="0"/>
      <w:marTop w:val="0"/>
      <w:marBottom w:val="0"/>
      <w:divBdr>
        <w:top w:val="none" w:sz="0" w:space="0" w:color="auto"/>
        <w:left w:val="none" w:sz="0" w:space="0" w:color="auto"/>
        <w:bottom w:val="none" w:sz="0" w:space="0" w:color="auto"/>
        <w:right w:val="none" w:sz="0" w:space="0" w:color="auto"/>
      </w:divBdr>
    </w:div>
    <w:div w:id="490021334">
      <w:bodyDiv w:val="1"/>
      <w:marLeft w:val="0"/>
      <w:marRight w:val="0"/>
      <w:marTop w:val="0"/>
      <w:marBottom w:val="0"/>
      <w:divBdr>
        <w:top w:val="none" w:sz="0" w:space="0" w:color="auto"/>
        <w:left w:val="none" w:sz="0" w:space="0" w:color="auto"/>
        <w:bottom w:val="none" w:sz="0" w:space="0" w:color="auto"/>
        <w:right w:val="none" w:sz="0" w:space="0" w:color="auto"/>
      </w:divBdr>
    </w:div>
    <w:div w:id="504789241">
      <w:bodyDiv w:val="1"/>
      <w:marLeft w:val="0"/>
      <w:marRight w:val="0"/>
      <w:marTop w:val="0"/>
      <w:marBottom w:val="0"/>
      <w:divBdr>
        <w:top w:val="none" w:sz="0" w:space="0" w:color="auto"/>
        <w:left w:val="none" w:sz="0" w:space="0" w:color="auto"/>
        <w:bottom w:val="none" w:sz="0" w:space="0" w:color="auto"/>
        <w:right w:val="none" w:sz="0" w:space="0" w:color="auto"/>
      </w:divBdr>
    </w:div>
    <w:div w:id="514029889">
      <w:bodyDiv w:val="1"/>
      <w:marLeft w:val="0"/>
      <w:marRight w:val="0"/>
      <w:marTop w:val="0"/>
      <w:marBottom w:val="0"/>
      <w:divBdr>
        <w:top w:val="none" w:sz="0" w:space="0" w:color="auto"/>
        <w:left w:val="none" w:sz="0" w:space="0" w:color="auto"/>
        <w:bottom w:val="none" w:sz="0" w:space="0" w:color="auto"/>
        <w:right w:val="none" w:sz="0" w:space="0" w:color="auto"/>
      </w:divBdr>
    </w:div>
    <w:div w:id="599870701">
      <w:bodyDiv w:val="1"/>
      <w:marLeft w:val="0"/>
      <w:marRight w:val="0"/>
      <w:marTop w:val="0"/>
      <w:marBottom w:val="0"/>
      <w:divBdr>
        <w:top w:val="none" w:sz="0" w:space="0" w:color="auto"/>
        <w:left w:val="none" w:sz="0" w:space="0" w:color="auto"/>
        <w:bottom w:val="none" w:sz="0" w:space="0" w:color="auto"/>
        <w:right w:val="none" w:sz="0" w:space="0" w:color="auto"/>
      </w:divBdr>
    </w:div>
    <w:div w:id="807282317">
      <w:bodyDiv w:val="1"/>
      <w:marLeft w:val="0"/>
      <w:marRight w:val="0"/>
      <w:marTop w:val="0"/>
      <w:marBottom w:val="0"/>
      <w:divBdr>
        <w:top w:val="none" w:sz="0" w:space="0" w:color="auto"/>
        <w:left w:val="none" w:sz="0" w:space="0" w:color="auto"/>
        <w:bottom w:val="none" w:sz="0" w:space="0" w:color="auto"/>
        <w:right w:val="none" w:sz="0" w:space="0" w:color="auto"/>
      </w:divBdr>
    </w:div>
    <w:div w:id="814762266">
      <w:bodyDiv w:val="1"/>
      <w:marLeft w:val="0"/>
      <w:marRight w:val="0"/>
      <w:marTop w:val="0"/>
      <w:marBottom w:val="0"/>
      <w:divBdr>
        <w:top w:val="none" w:sz="0" w:space="0" w:color="auto"/>
        <w:left w:val="none" w:sz="0" w:space="0" w:color="auto"/>
        <w:bottom w:val="none" w:sz="0" w:space="0" w:color="auto"/>
        <w:right w:val="none" w:sz="0" w:space="0" w:color="auto"/>
      </w:divBdr>
    </w:div>
    <w:div w:id="826555684">
      <w:bodyDiv w:val="1"/>
      <w:marLeft w:val="0"/>
      <w:marRight w:val="0"/>
      <w:marTop w:val="0"/>
      <w:marBottom w:val="0"/>
      <w:divBdr>
        <w:top w:val="none" w:sz="0" w:space="0" w:color="auto"/>
        <w:left w:val="none" w:sz="0" w:space="0" w:color="auto"/>
        <w:bottom w:val="none" w:sz="0" w:space="0" w:color="auto"/>
        <w:right w:val="none" w:sz="0" w:space="0" w:color="auto"/>
      </w:divBdr>
    </w:div>
    <w:div w:id="843589613">
      <w:bodyDiv w:val="1"/>
      <w:marLeft w:val="0"/>
      <w:marRight w:val="0"/>
      <w:marTop w:val="0"/>
      <w:marBottom w:val="0"/>
      <w:divBdr>
        <w:top w:val="none" w:sz="0" w:space="0" w:color="auto"/>
        <w:left w:val="none" w:sz="0" w:space="0" w:color="auto"/>
        <w:bottom w:val="none" w:sz="0" w:space="0" w:color="auto"/>
        <w:right w:val="none" w:sz="0" w:space="0" w:color="auto"/>
      </w:divBdr>
    </w:div>
    <w:div w:id="980233728">
      <w:bodyDiv w:val="1"/>
      <w:marLeft w:val="0"/>
      <w:marRight w:val="0"/>
      <w:marTop w:val="0"/>
      <w:marBottom w:val="0"/>
      <w:divBdr>
        <w:top w:val="none" w:sz="0" w:space="0" w:color="auto"/>
        <w:left w:val="none" w:sz="0" w:space="0" w:color="auto"/>
        <w:bottom w:val="none" w:sz="0" w:space="0" w:color="auto"/>
        <w:right w:val="none" w:sz="0" w:space="0" w:color="auto"/>
      </w:divBdr>
    </w:div>
    <w:div w:id="1036002177">
      <w:bodyDiv w:val="1"/>
      <w:marLeft w:val="0"/>
      <w:marRight w:val="0"/>
      <w:marTop w:val="0"/>
      <w:marBottom w:val="0"/>
      <w:divBdr>
        <w:top w:val="none" w:sz="0" w:space="0" w:color="auto"/>
        <w:left w:val="none" w:sz="0" w:space="0" w:color="auto"/>
        <w:bottom w:val="none" w:sz="0" w:space="0" w:color="auto"/>
        <w:right w:val="none" w:sz="0" w:space="0" w:color="auto"/>
      </w:divBdr>
    </w:div>
    <w:div w:id="1071465634">
      <w:bodyDiv w:val="1"/>
      <w:marLeft w:val="0"/>
      <w:marRight w:val="0"/>
      <w:marTop w:val="0"/>
      <w:marBottom w:val="0"/>
      <w:divBdr>
        <w:top w:val="none" w:sz="0" w:space="0" w:color="auto"/>
        <w:left w:val="none" w:sz="0" w:space="0" w:color="auto"/>
        <w:bottom w:val="none" w:sz="0" w:space="0" w:color="auto"/>
        <w:right w:val="none" w:sz="0" w:space="0" w:color="auto"/>
      </w:divBdr>
    </w:div>
    <w:div w:id="1252809699">
      <w:bodyDiv w:val="1"/>
      <w:marLeft w:val="0"/>
      <w:marRight w:val="0"/>
      <w:marTop w:val="0"/>
      <w:marBottom w:val="0"/>
      <w:divBdr>
        <w:top w:val="none" w:sz="0" w:space="0" w:color="auto"/>
        <w:left w:val="none" w:sz="0" w:space="0" w:color="auto"/>
        <w:bottom w:val="none" w:sz="0" w:space="0" w:color="auto"/>
        <w:right w:val="none" w:sz="0" w:space="0" w:color="auto"/>
      </w:divBdr>
    </w:div>
    <w:div w:id="1454443452">
      <w:bodyDiv w:val="1"/>
      <w:marLeft w:val="0"/>
      <w:marRight w:val="0"/>
      <w:marTop w:val="0"/>
      <w:marBottom w:val="0"/>
      <w:divBdr>
        <w:top w:val="none" w:sz="0" w:space="0" w:color="auto"/>
        <w:left w:val="none" w:sz="0" w:space="0" w:color="auto"/>
        <w:bottom w:val="none" w:sz="0" w:space="0" w:color="auto"/>
        <w:right w:val="none" w:sz="0" w:space="0" w:color="auto"/>
      </w:divBdr>
    </w:div>
    <w:div w:id="1473907655">
      <w:bodyDiv w:val="1"/>
      <w:marLeft w:val="0"/>
      <w:marRight w:val="0"/>
      <w:marTop w:val="0"/>
      <w:marBottom w:val="0"/>
      <w:divBdr>
        <w:top w:val="none" w:sz="0" w:space="0" w:color="auto"/>
        <w:left w:val="none" w:sz="0" w:space="0" w:color="auto"/>
        <w:bottom w:val="none" w:sz="0" w:space="0" w:color="auto"/>
        <w:right w:val="none" w:sz="0" w:space="0" w:color="auto"/>
      </w:divBdr>
    </w:div>
    <w:div w:id="1482966612">
      <w:bodyDiv w:val="1"/>
      <w:marLeft w:val="0"/>
      <w:marRight w:val="0"/>
      <w:marTop w:val="0"/>
      <w:marBottom w:val="0"/>
      <w:divBdr>
        <w:top w:val="none" w:sz="0" w:space="0" w:color="auto"/>
        <w:left w:val="none" w:sz="0" w:space="0" w:color="auto"/>
        <w:bottom w:val="none" w:sz="0" w:space="0" w:color="auto"/>
        <w:right w:val="none" w:sz="0" w:space="0" w:color="auto"/>
      </w:divBdr>
    </w:div>
    <w:div w:id="1496720619">
      <w:bodyDiv w:val="1"/>
      <w:marLeft w:val="0"/>
      <w:marRight w:val="0"/>
      <w:marTop w:val="0"/>
      <w:marBottom w:val="0"/>
      <w:divBdr>
        <w:top w:val="none" w:sz="0" w:space="0" w:color="auto"/>
        <w:left w:val="none" w:sz="0" w:space="0" w:color="auto"/>
        <w:bottom w:val="none" w:sz="0" w:space="0" w:color="auto"/>
        <w:right w:val="none" w:sz="0" w:space="0" w:color="auto"/>
      </w:divBdr>
    </w:div>
    <w:div w:id="1524855577">
      <w:bodyDiv w:val="1"/>
      <w:marLeft w:val="0"/>
      <w:marRight w:val="0"/>
      <w:marTop w:val="0"/>
      <w:marBottom w:val="0"/>
      <w:divBdr>
        <w:top w:val="none" w:sz="0" w:space="0" w:color="auto"/>
        <w:left w:val="none" w:sz="0" w:space="0" w:color="auto"/>
        <w:bottom w:val="none" w:sz="0" w:space="0" w:color="auto"/>
        <w:right w:val="none" w:sz="0" w:space="0" w:color="auto"/>
      </w:divBdr>
      <w:divsChild>
        <w:div w:id="153228862">
          <w:marLeft w:val="0"/>
          <w:marRight w:val="0"/>
          <w:marTop w:val="0"/>
          <w:marBottom w:val="0"/>
          <w:divBdr>
            <w:top w:val="none" w:sz="0" w:space="0" w:color="auto"/>
            <w:left w:val="none" w:sz="0" w:space="0" w:color="auto"/>
            <w:bottom w:val="none" w:sz="0" w:space="0" w:color="auto"/>
            <w:right w:val="none" w:sz="0" w:space="0" w:color="auto"/>
          </w:divBdr>
          <w:divsChild>
            <w:div w:id="1616329502">
              <w:marLeft w:val="0"/>
              <w:marRight w:val="0"/>
              <w:marTop w:val="0"/>
              <w:marBottom w:val="0"/>
              <w:divBdr>
                <w:top w:val="none" w:sz="0" w:space="0" w:color="auto"/>
                <w:left w:val="none" w:sz="0" w:space="0" w:color="auto"/>
                <w:bottom w:val="none" w:sz="0" w:space="0" w:color="auto"/>
                <w:right w:val="none" w:sz="0" w:space="0" w:color="auto"/>
              </w:divBdr>
              <w:divsChild>
                <w:div w:id="98280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064360">
      <w:bodyDiv w:val="1"/>
      <w:marLeft w:val="0"/>
      <w:marRight w:val="0"/>
      <w:marTop w:val="0"/>
      <w:marBottom w:val="0"/>
      <w:divBdr>
        <w:top w:val="none" w:sz="0" w:space="0" w:color="auto"/>
        <w:left w:val="none" w:sz="0" w:space="0" w:color="auto"/>
        <w:bottom w:val="none" w:sz="0" w:space="0" w:color="auto"/>
        <w:right w:val="none" w:sz="0" w:space="0" w:color="auto"/>
      </w:divBdr>
    </w:div>
    <w:div w:id="1647052662">
      <w:bodyDiv w:val="1"/>
      <w:marLeft w:val="0"/>
      <w:marRight w:val="0"/>
      <w:marTop w:val="0"/>
      <w:marBottom w:val="0"/>
      <w:divBdr>
        <w:top w:val="none" w:sz="0" w:space="0" w:color="auto"/>
        <w:left w:val="none" w:sz="0" w:space="0" w:color="auto"/>
        <w:bottom w:val="none" w:sz="0" w:space="0" w:color="auto"/>
        <w:right w:val="none" w:sz="0" w:space="0" w:color="auto"/>
      </w:divBdr>
    </w:div>
    <w:div w:id="1671788725">
      <w:bodyDiv w:val="1"/>
      <w:marLeft w:val="0"/>
      <w:marRight w:val="0"/>
      <w:marTop w:val="0"/>
      <w:marBottom w:val="0"/>
      <w:divBdr>
        <w:top w:val="none" w:sz="0" w:space="0" w:color="auto"/>
        <w:left w:val="none" w:sz="0" w:space="0" w:color="auto"/>
        <w:bottom w:val="none" w:sz="0" w:space="0" w:color="auto"/>
        <w:right w:val="none" w:sz="0" w:space="0" w:color="auto"/>
      </w:divBdr>
    </w:div>
    <w:div w:id="1696036526">
      <w:bodyDiv w:val="1"/>
      <w:marLeft w:val="0"/>
      <w:marRight w:val="0"/>
      <w:marTop w:val="0"/>
      <w:marBottom w:val="0"/>
      <w:divBdr>
        <w:top w:val="none" w:sz="0" w:space="0" w:color="auto"/>
        <w:left w:val="none" w:sz="0" w:space="0" w:color="auto"/>
        <w:bottom w:val="none" w:sz="0" w:space="0" w:color="auto"/>
        <w:right w:val="none" w:sz="0" w:space="0" w:color="auto"/>
      </w:divBdr>
    </w:div>
    <w:div w:id="1706059142">
      <w:bodyDiv w:val="1"/>
      <w:marLeft w:val="0"/>
      <w:marRight w:val="0"/>
      <w:marTop w:val="0"/>
      <w:marBottom w:val="0"/>
      <w:divBdr>
        <w:top w:val="none" w:sz="0" w:space="0" w:color="auto"/>
        <w:left w:val="none" w:sz="0" w:space="0" w:color="auto"/>
        <w:bottom w:val="none" w:sz="0" w:space="0" w:color="auto"/>
        <w:right w:val="none" w:sz="0" w:space="0" w:color="auto"/>
      </w:divBdr>
    </w:div>
    <w:div w:id="1721906329">
      <w:bodyDiv w:val="1"/>
      <w:marLeft w:val="0"/>
      <w:marRight w:val="0"/>
      <w:marTop w:val="0"/>
      <w:marBottom w:val="0"/>
      <w:divBdr>
        <w:top w:val="none" w:sz="0" w:space="0" w:color="auto"/>
        <w:left w:val="none" w:sz="0" w:space="0" w:color="auto"/>
        <w:bottom w:val="none" w:sz="0" w:space="0" w:color="auto"/>
        <w:right w:val="none" w:sz="0" w:space="0" w:color="auto"/>
      </w:divBdr>
    </w:div>
    <w:div w:id="1724015222">
      <w:bodyDiv w:val="1"/>
      <w:marLeft w:val="0"/>
      <w:marRight w:val="0"/>
      <w:marTop w:val="0"/>
      <w:marBottom w:val="0"/>
      <w:divBdr>
        <w:top w:val="none" w:sz="0" w:space="0" w:color="auto"/>
        <w:left w:val="none" w:sz="0" w:space="0" w:color="auto"/>
        <w:bottom w:val="none" w:sz="0" w:space="0" w:color="auto"/>
        <w:right w:val="none" w:sz="0" w:space="0" w:color="auto"/>
      </w:divBdr>
    </w:div>
    <w:div w:id="1753624109">
      <w:bodyDiv w:val="1"/>
      <w:marLeft w:val="0"/>
      <w:marRight w:val="0"/>
      <w:marTop w:val="0"/>
      <w:marBottom w:val="0"/>
      <w:divBdr>
        <w:top w:val="none" w:sz="0" w:space="0" w:color="auto"/>
        <w:left w:val="none" w:sz="0" w:space="0" w:color="auto"/>
        <w:bottom w:val="none" w:sz="0" w:space="0" w:color="auto"/>
        <w:right w:val="none" w:sz="0" w:space="0" w:color="auto"/>
      </w:divBdr>
    </w:div>
    <w:div w:id="1775248138">
      <w:bodyDiv w:val="1"/>
      <w:marLeft w:val="0"/>
      <w:marRight w:val="0"/>
      <w:marTop w:val="0"/>
      <w:marBottom w:val="0"/>
      <w:divBdr>
        <w:top w:val="none" w:sz="0" w:space="0" w:color="auto"/>
        <w:left w:val="none" w:sz="0" w:space="0" w:color="auto"/>
        <w:bottom w:val="none" w:sz="0" w:space="0" w:color="auto"/>
        <w:right w:val="none" w:sz="0" w:space="0" w:color="auto"/>
      </w:divBdr>
    </w:div>
    <w:div w:id="1892304779">
      <w:bodyDiv w:val="1"/>
      <w:marLeft w:val="0"/>
      <w:marRight w:val="0"/>
      <w:marTop w:val="0"/>
      <w:marBottom w:val="0"/>
      <w:divBdr>
        <w:top w:val="none" w:sz="0" w:space="0" w:color="auto"/>
        <w:left w:val="none" w:sz="0" w:space="0" w:color="auto"/>
        <w:bottom w:val="none" w:sz="0" w:space="0" w:color="auto"/>
        <w:right w:val="none" w:sz="0" w:space="0" w:color="auto"/>
      </w:divBdr>
    </w:div>
    <w:div w:id="1912812404">
      <w:bodyDiv w:val="1"/>
      <w:marLeft w:val="0"/>
      <w:marRight w:val="0"/>
      <w:marTop w:val="0"/>
      <w:marBottom w:val="0"/>
      <w:divBdr>
        <w:top w:val="none" w:sz="0" w:space="0" w:color="auto"/>
        <w:left w:val="none" w:sz="0" w:space="0" w:color="auto"/>
        <w:bottom w:val="none" w:sz="0" w:space="0" w:color="auto"/>
        <w:right w:val="none" w:sz="0" w:space="0" w:color="auto"/>
      </w:divBdr>
    </w:div>
    <w:div w:id="1972593991">
      <w:bodyDiv w:val="1"/>
      <w:marLeft w:val="0"/>
      <w:marRight w:val="0"/>
      <w:marTop w:val="0"/>
      <w:marBottom w:val="0"/>
      <w:divBdr>
        <w:top w:val="none" w:sz="0" w:space="0" w:color="auto"/>
        <w:left w:val="none" w:sz="0" w:space="0" w:color="auto"/>
        <w:bottom w:val="none" w:sz="0" w:space="0" w:color="auto"/>
        <w:right w:val="none" w:sz="0" w:space="0" w:color="auto"/>
      </w:divBdr>
    </w:div>
    <w:div w:id="1979652145">
      <w:bodyDiv w:val="1"/>
      <w:marLeft w:val="0"/>
      <w:marRight w:val="0"/>
      <w:marTop w:val="0"/>
      <w:marBottom w:val="0"/>
      <w:divBdr>
        <w:top w:val="none" w:sz="0" w:space="0" w:color="auto"/>
        <w:left w:val="none" w:sz="0" w:space="0" w:color="auto"/>
        <w:bottom w:val="none" w:sz="0" w:space="0" w:color="auto"/>
        <w:right w:val="none" w:sz="0" w:space="0" w:color="auto"/>
      </w:divBdr>
    </w:div>
    <w:div w:id="2055234686">
      <w:bodyDiv w:val="1"/>
      <w:marLeft w:val="0"/>
      <w:marRight w:val="0"/>
      <w:marTop w:val="0"/>
      <w:marBottom w:val="0"/>
      <w:divBdr>
        <w:top w:val="none" w:sz="0" w:space="0" w:color="auto"/>
        <w:left w:val="none" w:sz="0" w:space="0" w:color="auto"/>
        <w:bottom w:val="none" w:sz="0" w:space="0" w:color="auto"/>
        <w:right w:val="none" w:sz="0" w:space="0" w:color="auto"/>
      </w:divBdr>
    </w:div>
    <w:div w:id="2057241905">
      <w:bodyDiv w:val="1"/>
      <w:marLeft w:val="0"/>
      <w:marRight w:val="0"/>
      <w:marTop w:val="0"/>
      <w:marBottom w:val="0"/>
      <w:divBdr>
        <w:top w:val="none" w:sz="0" w:space="0" w:color="auto"/>
        <w:left w:val="none" w:sz="0" w:space="0" w:color="auto"/>
        <w:bottom w:val="none" w:sz="0" w:space="0" w:color="auto"/>
        <w:right w:val="none" w:sz="0" w:space="0" w:color="auto"/>
      </w:divBdr>
    </w:div>
    <w:div w:id="2066173421">
      <w:bodyDiv w:val="1"/>
      <w:marLeft w:val="0"/>
      <w:marRight w:val="0"/>
      <w:marTop w:val="0"/>
      <w:marBottom w:val="0"/>
      <w:divBdr>
        <w:top w:val="none" w:sz="0" w:space="0" w:color="auto"/>
        <w:left w:val="none" w:sz="0" w:space="0" w:color="auto"/>
        <w:bottom w:val="none" w:sz="0" w:space="0" w:color="auto"/>
        <w:right w:val="none" w:sz="0" w:space="0" w:color="auto"/>
      </w:divBdr>
    </w:div>
    <w:div w:id="2073112645">
      <w:bodyDiv w:val="1"/>
      <w:marLeft w:val="0"/>
      <w:marRight w:val="0"/>
      <w:marTop w:val="0"/>
      <w:marBottom w:val="0"/>
      <w:divBdr>
        <w:top w:val="none" w:sz="0" w:space="0" w:color="auto"/>
        <w:left w:val="none" w:sz="0" w:space="0" w:color="auto"/>
        <w:bottom w:val="none" w:sz="0" w:space="0" w:color="auto"/>
        <w:right w:val="none" w:sz="0" w:space="0" w:color="auto"/>
      </w:divBdr>
    </w:div>
    <w:div w:id="2095006522">
      <w:bodyDiv w:val="1"/>
      <w:marLeft w:val="0"/>
      <w:marRight w:val="0"/>
      <w:marTop w:val="0"/>
      <w:marBottom w:val="0"/>
      <w:divBdr>
        <w:top w:val="none" w:sz="0" w:space="0" w:color="auto"/>
        <w:left w:val="none" w:sz="0" w:space="0" w:color="auto"/>
        <w:bottom w:val="none" w:sz="0" w:space="0" w:color="auto"/>
        <w:right w:val="none" w:sz="0" w:space="0" w:color="auto"/>
      </w:divBdr>
    </w:div>
    <w:div w:id="21216809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microsoft.com/office/2011/relationships/people" Target="people.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405</TotalTime>
  <Pages>36</Pages>
  <Words>50229</Words>
  <Characters>286310</Characters>
  <Application>Microsoft Office Word</Application>
  <DocSecurity>0</DocSecurity>
  <Lines>2385</Lines>
  <Paragraphs>671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Fabian Beltran Segura</dc:creator>
  <cp:keywords/>
  <dc:description/>
  <cp:lastModifiedBy>Diego Fabian Beltran Segura</cp:lastModifiedBy>
  <cp:revision>95</cp:revision>
  <dcterms:created xsi:type="dcterms:W3CDTF">2022-08-23T16:34:00Z</dcterms:created>
  <dcterms:modified xsi:type="dcterms:W3CDTF">2022-08-26T18:38:00Z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zotero-version="6.0.13-beta.2+3abd72095"&gt;&lt;session id="8oKU4mVI"/&gt;&lt;style id="http://www.zotero.org/styles/vancouver" locale="en-US" hasBibliography="1" bibliographyStyleHasBeenSet="1"/&gt;&lt;prefs&gt;&lt;pref name="fieldType" value="Field"/&gt;&lt;pr</vt:lpwstr>
  </property>
  <property fmtid="{D5CDD505-2E9C-101B-9397-08002B2CF9AE}" pid="3" name="ZOTERO_PREF_2">
    <vt:lpwstr>ef name="dontAskDelayCitationUpdates" value="true"/&gt;&lt;/prefs&gt;&lt;/data&gt;</vt:lpwstr>
  </property>
</Properties>
</file>